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E0D930" w14:textId="77777777" w:rsidR="009C609B" w:rsidRPr="0038767C" w:rsidRDefault="009C609B" w:rsidP="009C609B">
      <w:pPr>
        <w:pStyle w:val="TitoloLOP"/>
        <w:ind w:left="2880"/>
        <w:jc w:val="left"/>
        <w:rPr>
          <w:rFonts w:cs="Arial"/>
        </w:rPr>
      </w:pPr>
      <w:bookmarkStart w:id="0" w:name="_GoBack"/>
      <w:bookmarkEnd w:id="0"/>
    </w:p>
    <w:p w14:paraId="42F8EFF0" w14:textId="77777777" w:rsidR="009C609B" w:rsidRDefault="009C609B" w:rsidP="009C609B">
      <w:pPr>
        <w:pStyle w:val="TitoloLOP"/>
        <w:ind w:left="2880"/>
        <w:jc w:val="left"/>
        <w:rPr>
          <w:rFonts w:cs="Arial"/>
        </w:rPr>
      </w:pPr>
    </w:p>
    <w:p w14:paraId="63199A6F" w14:textId="77777777" w:rsidR="005E563D" w:rsidRDefault="005E563D" w:rsidP="009C609B">
      <w:pPr>
        <w:pStyle w:val="TitoloLOP"/>
        <w:ind w:left="2880"/>
        <w:jc w:val="left"/>
        <w:rPr>
          <w:rFonts w:cs="Arial"/>
        </w:rPr>
      </w:pPr>
    </w:p>
    <w:p w14:paraId="684682C4" w14:textId="77777777" w:rsidR="005E563D" w:rsidRPr="0038767C" w:rsidRDefault="00065D46" w:rsidP="00065D46">
      <w:pPr>
        <w:pStyle w:val="TitoloLOP"/>
        <w:tabs>
          <w:tab w:val="left" w:pos="7518"/>
        </w:tabs>
        <w:ind w:left="2880"/>
        <w:jc w:val="left"/>
        <w:rPr>
          <w:rFonts w:cs="Arial"/>
        </w:rPr>
      </w:pPr>
      <w:r>
        <w:rPr>
          <w:rFonts w:cs="Arial"/>
        </w:rPr>
        <w:tab/>
      </w:r>
    </w:p>
    <w:p w14:paraId="74138F5D" w14:textId="77777777" w:rsidR="009C609B" w:rsidRPr="0038767C" w:rsidRDefault="0066714B" w:rsidP="009C609B">
      <w:pPr>
        <w:tabs>
          <w:tab w:val="left" w:pos="2805"/>
        </w:tabs>
        <w:ind w:left="2880"/>
        <w:rPr>
          <w:rFonts w:cs="Arial"/>
          <w:b/>
          <w:bCs/>
        </w:rPr>
      </w:pPr>
      <w:r>
        <w:rPr>
          <w:rFonts w:cs="Arial"/>
          <w:b/>
          <w:bCs/>
        </w:rPr>
        <w:fldChar w:fldCharType="begin"/>
      </w:r>
      <w:r>
        <w:rPr>
          <w:rFonts w:cs="Arial"/>
          <w:b/>
          <w:bCs/>
        </w:rPr>
        <w:instrText xml:space="preserve"> TITLE   \* MERGEFORMAT </w:instrText>
      </w:r>
      <w:r>
        <w:rPr>
          <w:rFonts w:cs="Arial"/>
          <w:b/>
          <w:bCs/>
        </w:rPr>
        <w:fldChar w:fldCharType="separate"/>
      </w:r>
      <w:r w:rsidR="008B2F58">
        <w:rPr>
          <w:rFonts w:cs="Arial"/>
          <w:b/>
          <w:bCs/>
        </w:rPr>
        <w:t>Manuale di Installazione - Decoupling Layer</w:t>
      </w:r>
      <w:r>
        <w:rPr>
          <w:rFonts w:cs="Arial"/>
          <w:b/>
          <w:bCs/>
        </w:rPr>
        <w:fldChar w:fldCharType="end"/>
      </w:r>
    </w:p>
    <w:p w14:paraId="2D6FCDC9" w14:textId="77777777" w:rsidR="009C609B" w:rsidRPr="0038767C" w:rsidRDefault="009C609B" w:rsidP="009C609B">
      <w:pPr>
        <w:tabs>
          <w:tab w:val="left" w:pos="2805"/>
        </w:tabs>
        <w:ind w:left="2880"/>
        <w:rPr>
          <w:rFonts w:cs="Arial"/>
          <w:b/>
          <w:bCs/>
        </w:rPr>
      </w:pPr>
    </w:p>
    <w:p w14:paraId="35365A2F" w14:textId="77777777" w:rsidR="009C609B" w:rsidRPr="0038767C" w:rsidRDefault="009C609B" w:rsidP="009C609B">
      <w:pPr>
        <w:tabs>
          <w:tab w:val="left" w:pos="2805"/>
        </w:tabs>
        <w:ind w:left="2880"/>
        <w:rPr>
          <w:rFonts w:cs="Arial"/>
        </w:rPr>
      </w:pPr>
      <w:r w:rsidRPr="0038767C">
        <w:rPr>
          <w:rFonts w:cs="Arial"/>
          <w:b/>
          <w:bCs/>
        </w:rPr>
        <w:t>Data:</w:t>
      </w:r>
      <w:r w:rsidRPr="0038767C">
        <w:rPr>
          <w:rFonts w:cs="Arial"/>
        </w:rPr>
        <w:tab/>
      </w:r>
      <w:r w:rsidRPr="0038767C">
        <w:rPr>
          <w:rFonts w:cs="Arial"/>
        </w:rPr>
        <w:tab/>
        <w:t xml:space="preserve"> </w:t>
      </w:r>
      <w:r w:rsidR="005E563D">
        <w:rPr>
          <w:rFonts w:cs="Arial"/>
        </w:rPr>
        <w:fldChar w:fldCharType="begin"/>
      </w:r>
      <w:r w:rsidR="005E563D">
        <w:rPr>
          <w:rFonts w:cs="Arial"/>
        </w:rPr>
        <w:instrText xml:space="preserve"> DATE   \* MERGEFORMAT </w:instrText>
      </w:r>
      <w:r w:rsidR="005E563D">
        <w:rPr>
          <w:rFonts w:cs="Arial"/>
        </w:rPr>
        <w:fldChar w:fldCharType="separate"/>
      </w:r>
      <w:ins w:id="1" w:author="Guo Ouwei" w:date="2019-08-01T10:43:00Z">
        <w:r w:rsidR="002C5430">
          <w:rPr>
            <w:rFonts w:cs="Arial"/>
            <w:noProof/>
          </w:rPr>
          <w:t>01/08/2019</w:t>
        </w:r>
      </w:ins>
      <w:ins w:id="2" w:author="Muro Cosimo" w:date="2019-07-18T14:34:00Z">
        <w:del w:id="3" w:author="Guo Ouwei" w:date="2019-08-01T10:43:00Z">
          <w:r w:rsidR="00EC0101" w:rsidDel="002C5430">
            <w:rPr>
              <w:rFonts w:cs="Arial"/>
              <w:noProof/>
            </w:rPr>
            <w:delText>18/07/2019</w:delText>
          </w:r>
        </w:del>
      </w:ins>
      <w:del w:id="4" w:author="Guo Ouwei" w:date="2019-08-01T10:43:00Z">
        <w:r w:rsidR="00D40B35" w:rsidDel="002C5430">
          <w:rPr>
            <w:rFonts w:cs="Arial"/>
            <w:noProof/>
          </w:rPr>
          <w:delText>17/07/2019</w:delText>
        </w:r>
      </w:del>
      <w:r w:rsidR="005E563D">
        <w:rPr>
          <w:rFonts w:cs="Arial"/>
        </w:rPr>
        <w:fldChar w:fldCharType="end"/>
      </w:r>
    </w:p>
    <w:p w14:paraId="012E7F77" w14:textId="77777777" w:rsidR="009C609B" w:rsidRPr="0038767C" w:rsidRDefault="009C609B" w:rsidP="009C609B">
      <w:pPr>
        <w:ind w:left="2880"/>
        <w:rPr>
          <w:rFonts w:cs="Arial"/>
        </w:rPr>
      </w:pPr>
      <w:r w:rsidRPr="0038767C">
        <w:rPr>
          <w:rFonts w:cs="Arial"/>
          <w:b/>
          <w:bCs/>
        </w:rPr>
        <w:t>Codice:</w:t>
      </w:r>
      <w:r w:rsidRPr="0038767C">
        <w:rPr>
          <w:rFonts w:cs="Arial"/>
        </w:rPr>
        <w:t xml:space="preserve"> </w:t>
      </w:r>
      <w:r w:rsidRPr="0038767C">
        <w:rPr>
          <w:rFonts w:cs="Arial"/>
        </w:rPr>
        <w:tab/>
      </w:r>
      <w:r w:rsidR="005E563D">
        <w:rPr>
          <w:rFonts w:cs="Arial"/>
        </w:rPr>
        <w:t xml:space="preserve"> N/A</w:t>
      </w:r>
    </w:p>
    <w:p w14:paraId="6FDCA928" w14:textId="77777777" w:rsidR="009C609B" w:rsidRPr="0038767C" w:rsidRDefault="009C609B" w:rsidP="009C609B">
      <w:pPr>
        <w:tabs>
          <w:tab w:val="left" w:pos="2805"/>
          <w:tab w:val="left" w:pos="4320"/>
        </w:tabs>
        <w:ind w:left="2880"/>
        <w:rPr>
          <w:rFonts w:cs="Arial"/>
          <w:b/>
          <w:bCs/>
        </w:rPr>
      </w:pPr>
      <w:r w:rsidRPr="0038767C">
        <w:rPr>
          <w:rFonts w:cs="Arial"/>
          <w:b/>
          <w:bCs/>
        </w:rPr>
        <w:t>Version:</w:t>
      </w:r>
      <w:r w:rsidRPr="0038767C">
        <w:rPr>
          <w:rFonts w:cs="Arial"/>
          <w:b/>
          <w:bCs/>
        </w:rPr>
        <w:tab/>
      </w:r>
      <w:r w:rsidR="005E563D">
        <w:rPr>
          <w:rFonts w:cs="Arial"/>
        </w:rPr>
        <w:fldChar w:fldCharType="begin"/>
      </w:r>
      <w:r w:rsidR="005E563D">
        <w:rPr>
          <w:rFonts w:cs="Arial"/>
        </w:rPr>
        <w:instrText xml:space="preserve"> DOCPROPERTY  Keywords  \* MERGEFORMAT </w:instrText>
      </w:r>
      <w:r w:rsidR="005E563D">
        <w:rPr>
          <w:rFonts w:cs="Arial"/>
        </w:rPr>
        <w:fldChar w:fldCharType="separate"/>
      </w:r>
      <w:r w:rsidR="008B2F58">
        <w:rPr>
          <w:rFonts w:cs="Arial"/>
        </w:rPr>
        <w:t>1.0.0</w:t>
      </w:r>
      <w:r w:rsidR="005E563D">
        <w:rPr>
          <w:rFonts w:cs="Arial"/>
        </w:rPr>
        <w:fldChar w:fldCharType="end"/>
      </w:r>
      <w:r w:rsidR="003A588B">
        <w:rPr>
          <w:rFonts w:cs="Arial"/>
        </w:rPr>
        <w:t xml:space="preserve"> </w:t>
      </w:r>
    </w:p>
    <w:p w14:paraId="7F5254D2" w14:textId="77777777" w:rsidR="009C609B" w:rsidRPr="0038767C" w:rsidRDefault="009C609B" w:rsidP="009C609B">
      <w:pPr>
        <w:tabs>
          <w:tab w:val="left" w:pos="2805"/>
          <w:tab w:val="left" w:pos="4320"/>
        </w:tabs>
        <w:ind w:left="2880"/>
        <w:rPr>
          <w:rFonts w:cs="Arial"/>
          <w:b/>
          <w:bCs/>
        </w:rPr>
      </w:pPr>
    </w:p>
    <w:p w14:paraId="148CFA3F" w14:textId="77777777" w:rsidR="00691113" w:rsidRPr="0038767C" w:rsidRDefault="009C609B" w:rsidP="009C609B">
      <w:pPr>
        <w:tabs>
          <w:tab w:val="left" w:pos="2805"/>
          <w:tab w:val="left" w:pos="4320"/>
        </w:tabs>
        <w:ind w:left="2880"/>
        <w:rPr>
          <w:rFonts w:cs="Arial"/>
        </w:rPr>
      </w:pPr>
      <w:r w:rsidRPr="0038767C">
        <w:rPr>
          <w:rFonts w:cs="Arial"/>
          <w:b/>
          <w:bCs/>
        </w:rPr>
        <w:t>Circolazione:</w:t>
      </w:r>
      <w:r w:rsidRPr="0038767C">
        <w:rPr>
          <w:rFonts w:cs="Arial"/>
        </w:rPr>
        <w:tab/>
      </w:r>
      <w:r w:rsidR="005E563D">
        <w:rPr>
          <w:rFonts w:cs="Arial"/>
        </w:rPr>
        <w:t xml:space="preserve">NTT Data </w:t>
      </w:r>
    </w:p>
    <w:p w14:paraId="7F690365" w14:textId="77777777" w:rsidR="009C609B" w:rsidRPr="0038767C" w:rsidRDefault="009C609B" w:rsidP="009C609B">
      <w:pPr>
        <w:tabs>
          <w:tab w:val="left" w:pos="2805"/>
        </w:tabs>
        <w:ind w:left="2880"/>
        <w:rPr>
          <w:rFonts w:cs="Arial"/>
        </w:rPr>
      </w:pPr>
    </w:p>
    <w:p w14:paraId="7AB448F3" w14:textId="77777777" w:rsidR="009C609B" w:rsidRPr="0038767C" w:rsidRDefault="009C609B" w:rsidP="009C609B">
      <w:pPr>
        <w:tabs>
          <w:tab w:val="left" w:pos="2805"/>
        </w:tabs>
        <w:ind w:left="2880"/>
        <w:rPr>
          <w:rFonts w:cs="Arial"/>
        </w:rPr>
      </w:pPr>
    </w:p>
    <w:p w14:paraId="715F9DDE" w14:textId="77777777" w:rsidR="009C609B" w:rsidRPr="0038767C" w:rsidRDefault="009C609B" w:rsidP="009C609B">
      <w:pPr>
        <w:tabs>
          <w:tab w:val="left" w:pos="2805"/>
        </w:tabs>
        <w:ind w:left="2880"/>
        <w:rPr>
          <w:rFonts w:cs="Arial"/>
        </w:rPr>
      </w:pPr>
    </w:p>
    <w:p w14:paraId="7C3836C5" w14:textId="77777777" w:rsidR="00532CC9" w:rsidRPr="00532CC9" w:rsidRDefault="009C609B" w:rsidP="00532CC9">
      <w:pPr>
        <w:pStyle w:val="Header"/>
        <w:tabs>
          <w:tab w:val="clear" w:pos="4819"/>
          <w:tab w:val="clear" w:pos="9638"/>
          <w:tab w:val="left" w:pos="2805"/>
        </w:tabs>
        <w:rPr>
          <w:rStyle w:val="BookTitle"/>
        </w:rPr>
      </w:pPr>
      <w:r w:rsidRPr="0038767C">
        <w:rPr>
          <w:rFonts w:cs="Arial"/>
        </w:rPr>
        <w:br w:type="page"/>
      </w:r>
      <w:r w:rsidR="00532CC9" w:rsidRPr="00532CC9">
        <w:rPr>
          <w:rStyle w:val="BookTitle"/>
        </w:rPr>
        <w:lastRenderedPageBreak/>
        <w:t>Contents</w:t>
      </w:r>
    </w:p>
    <w:p w14:paraId="139A1DC7" w14:textId="77777777" w:rsidR="00532CC9" w:rsidRPr="00CA0A12" w:rsidRDefault="00532CC9" w:rsidP="00532CC9">
      <w:pPr>
        <w:rPr>
          <w:lang w:eastAsia="ja-JP"/>
        </w:rPr>
      </w:pPr>
    </w:p>
    <w:p w14:paraId="1A7518A9" w14:textId="77777777" w:rsidR="00EC0101" w:rsidRPr="00952E41" w:rsidRDefault="00532CC9">
      <w:pPr>
        <w:pStyle w:val="TOC1"/>
        <w:tabs>
          <w:tab w:val="left" w:pos="400"/>
          <w:tab w:val="right" w:leader="dot" w:pos="9373"/>
        </w:tabs>
        <w:rPr>
          <w:ins w:id="5" w:author="Muro Cosimo" w:date="2019-07-18T14:34:00Z"/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6" w:author="Muro Cosimo" w:date="2019-07-18T14:34:00Z">
        <w:r w:rsidR="00EC0101" w:rsidRPr="00CF5B97">
          <w:rPr>
            <w:rStyle w:val="Hyperlink"/>
            <w:noProof/>
          </w:rPr>
          <w:fldChar w:fldCharType="begin"/>
        </w:r>
        <w:r w:rsidR="00EC0101" w:rsidRPr="00CF5B97">
          <w:rPr>
            <w:rStyle w:val="Hyperlink"/>
            <w:noProof/>
          </w:rPr>
          <w:instrText xml:space="preserve"> </w:instrText>
        </w:r>
        <w:r w:rsidR="00EC0101">
          <w:rPr>
            <w:noProof/>
          </w:rPr>
          <w:instrText>HYPERLINK \l "_Toc14352896"</w:instrText>
        </w:r>
        <w:r w:rsidR="00EC0101" w:rsidRPr="00CF5B97">
          <w:rPr>
            <w:rStyle w:val="Hyperlink"/>
            <w:noProof/>
          </w:rPr>
          <w:instrText xml:space="preserve"> </w:instrText>
        </w:r>
        <w:r w:rsidR="00EC0101" w:rsidRPr="00CF5B97">
          <w:rPr>
            <w:rStyle w:val="Hyperlink"/>
            <w:noProof/>
          </w:rPr>
        </w:r>
        <w:r w:rsidR="00EC0101" w:rsidRPr="00CF5B97">
          <w:rPr>
            <w:rStyle w:val="Hyperlink"/>
            <w:noProof/>
          </w:rPr>
          <w:fldChar w:fldCharType="separate"/>
        </w:r>
        <w:r w:rsidR="00EC0101" w:rsidRPr="00CF5B97">
          <w:rPr>
            <w:rStyle w:val="Hyperlink"/>
            <w:noProof/>
          </w:rPr>
          <w:t>1</w:t>
        </w:r>
        <w:r w:rsidR="00EC0101" w:rsidRPr="00952E41">
          <w:rPr>
            <w:rFonts w:ascii="Calibri" w:hAnsi="Calibri"/>
            <w:noProof/>
            <w:sz w:val="22"/>
            <w:szCs w:val="22"/>
          </w:rPr>
          <w:tab/>
        </w:r>
        <w:r w:rsidR="00EC0101" w:rsidRPr="00CF5B97">
          <w:rPr>
            <w:rStyle w:val="Hyperlink"/>
            <w:noProof/>
          </w:rPr>
          <w:t>Introduzione</w:t>
        </w:r>
        <w:r w:rsidR="00EC0101">
          <w:rPr>
            <w:noProof/>
            <w:webHidden/>
          </w:rPr>
          <w:tab/>
        </w:r>
        <w:r w:rsidR="00EC0101">
          <w:rPr>
            <w:noProof/>
            <w:webHidden/>
          </w:rPr>
          <w:fldChar w:fldCharType="begin"/>
        </w:r>
        <w:r w:rsidR="00EC0101">
          <w:rPr>
            <w:noProof/>
            <w:webHidden/>
          </w:rPr>
          <w:instrText xml:space="preserve"> PAGEREF _Toc14352896 \h </w:instrText>
        </w:r>
        <w:r w:rsidR="00EC0101">
          <w:rPr>
            <w:noProof/>
            <w:webHidden/>
          </w:rPr>
        </w:r>
      </w:ins>
      <w:r w:rsidR="00EC0101">
        <w:rPr>
          <w:noProof/>
          <w:webHidden/>
        </w:rPr>
        <w:fldChar w:fldCharType="separate"/>
      </w:r>
      <w:ins w:id="7" w:author="Muro Cosimo" w:date="2019-07-18T14:34:00Z">
        <w:r w:rsidR="00EC0101">
          <w:rPr>
            <w:noProof/>
            <w:webHidden/>
          </w:rPr>
          <w:t>3</w:t>
        </w:r>
        <w:r w:rsidR="00EC0101">
          <w:rPr>
            <w:noProof/>
            <w:webHidden/>
          </w:rPr>
          <w:fldChar w:fldCharType="end"/>
        </w:r>
        <w:r w:rsidR="00EC0101" w:rsidRPr="00CF5B97">
          <w:rPr>
            <w:rStyle w:val="Hyperlink"/>
            <w:noProof/>
          </w:rPr>
          <w:fldChar w:fldCharType="end"/>
        </w:r>
      </w:ins>
    </w:p>
    <w:p w14:paraId="193FDC2C" w14:textId="77777777" w:rsidR="00EC0101" w:rsidRPr="00952E41" w:rsidRDefault="00EC0101">
      <w:pPr>
        <w:pStyle w:val="TOC1"/>
        <w:tabs>
          <w:tab w:val="left" w:pos="400"/>
          <w:tab w:val="right" w:leader="dot" w:pos="9373"/>
        </w:tabs>
        <w:rPr>
          <w:ins w:id="8" w:author="Muro Cosimo" w:date="2019-07-18T14:34:00Z"/>
          <w:rFonts w:ascii="Calibri" w:hAnsi="Calibri"/>
          <w:noProof/>
          <w:sz w:val="22"/>
          <w:szCs w:val="22"/>
        </w:rPr>
      </w:pPr>
      <w:ins w:id="9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"_Toc14352897"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2</w:t>
        </w:r>
        <w:r w:rsidRPr="00952E41">
          <w:rPr>
            <w:rFonts w:ascii="Calibri" w:hAnsi="Calibri"/>
            <w:noProof/>
            <w:sz w:val="22"/>
            <w:szCs w:val="22"/>
          </w:rPr>
          <w:tab/>
        </w:r>
        <w:r w:rsidRPr="00CF5B97">
          <w:rPr>
            <w:rStyle w:val="Hyperlink"/>
            <w:noProof/>
          </w:rPr>
          <w:t>Prerequisiti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_Toc14352897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" w:author="Muro Cosimo" w:date="2019-07-18T14:34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41EE301E" w14:textId="77777777" w:rsidR="00EC0101" w:rsidRPr="00952E41" w:rsidRDefault="00EC0101">
      <w:pPr>
        <w:pStyle w:val="TOC1"/>
        <w:tabs>
          <w:tab w:val="left" w:pos="400"/>
          <w:tab w:val="right" w:leader="dot" w:pos="9373"/>
        </w:tabs>
        <w:rPr>
          <w:ins w:id="11" w:author="Muro Cosimo" w:date="2019-07-18T14:34:00Z"/>
          <w:rFonts w:ascii="Calibri" w:hAnsi="Calibri"/>
          <w:noProof/>
          <w:sz w:val="22"/>
          <w:szCs w:val="22"/>
        </w:rPr>
      </w:pPr>
      <w:ins w:id="12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"_Toc14352898"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</w:t>
        </w:r>
        <w:r w:rsidRPr="00952E41">
          <w:rPr>
            <w:rFonts w:ascii="Calibri" w:hAnsi="Calibri"/>
            <w:noProof/>
            <w:sz w:val="22"/>
            <w:szCs w:val="22"/>
          </w:rPr>
          <w:tab/>
        </w:r>
        <w:r w:rsidRPr="00CF5B97">
          <w:rPr>
            <w:rStyle w:val="Hyperlink"/>
            <w:noProof/>
          </w:rPr>
          <w:t>Configurazioni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_Toc14352898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" w:author="Muro Cosimo" w:date="2019-07-18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69B8C836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14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15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"_Toc14352899"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3.1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Parametri di startup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_Toc14352899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" w:author="Muro Cosimo" w:date="2019-07-18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70E5AD3C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17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18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"_Toc14352900"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3.2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Configurazione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9" w:author="Muro Cosimo" w:date="2019-07-18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3633CD09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20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21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"_Toc14352901"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3.3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SSL Hostname verifier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2" w:author="Muro Cosimo" w:date="2019-07-18T14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7C4D9E05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23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24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"_Toc14352902"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3.4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SSL Certificates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" w:author="Muro Cosimo" w:date="2019-07-18T14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48B41828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26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27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"_Toc14352903"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3.5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JMS servers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8" w:author="Muro Cosimo" w:date="2019-07-18T14:3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400F9790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29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30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"_Toc14352904"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3.6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JMS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1" w:author="Muro Cosimo" w:date="2019-07-18T14:34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313651C5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32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33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"_Toc14352905"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3.7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JMS queue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4" w:author="Muro Cosimo" w:date="2019-07-18T14:34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0BEBBFF9" w14:textId="77777777" w:rsidR="00EC0101" w:rsidRPr="00952E41" w:rsidRDefault="00EC0101">
      <w:pPr>
        <w:pStyle w:val="TOC3"/>
        <w:tabs>
          <w:tab w:val="left" w:pos="1100"/>
        </w:tabs>
        <w:rPr>
          <w:ins w:id="35" w:author="Muro Cosimo" w:date="2019-07-18T14:34:00Z"/>
          <w:rFonts w:ascii="Calibri" w:hAnsi="Calibri"/>
          <w:iCs w:val="0"/>
          <w:sz w:val="22"/>
          <w:szCs w:val="22"/>
        </w:rPr>
      </w:pPr>
      <w:ins w:id="36" w:author="Muro Cosimo" w:date="2019-07-18T14:34:00Z">
        <w:r w:rsidRPr="00CF5B97">
          <w:rPr>
            <w:rStyle w:val="Hyperlink"/>
          </w:rPr>
          <w:fldChar w:fldCharType="begin"/>
        </w:r>
        <w:r w:rsidRPr="00CF5B97">
          <w:rPr>
            <w:rStyle w:val="Hyperlink"/>
          </w:rPr>
          <w:instrText xml:space="preserve"> </w:instrText>
        </w:r>
        <w:r>
          <w:instrText>HYPERLINK \l "_Toc14352906"</w:instrText>
        </w:r>
        <w:r w:rsidRPr="00CF5B97">
          <w:rPr>
            <w:rStyle w:val="Hyperlink"/>
          </w:rPr>
          <w:instrText xml:space="preserve"> </w:instrText>
        </w:r>
        <w:r w:rsidRPr="00CF5B97">
          <w:rPr>
            <w:rStyle w:val="Hyperlink"/>
          </w:rPr>
        </w:r>
        <w:r w:rsidRPr="00CF5B97">
          <w:rPr>
            <w:rStyle w:val="Hyperlink"/>
          </w:rPr>
          <w:fldChar w:fldCharType="separate"/>
        </w:r>
        <w:r w:rsidRPr="00CF5B97">
          <w:rPr>
            <w:rStyle w:val="Hyperlink"/>
          </w:rPr>
          <w:t>3.7.1</w:t>
        </w:r>
        <w:r w:rsidRPr="00952E41">
          <w:rPr>
            <w:rFonts w:ascii="Calibri" w:hAnsi="Calibri"/>
            <w:iCs w:val="0"/>
            <w:sz w:val="22"/>
            <w:szCs w:val="22"/>
          </w:rPr>
          <w:tab/>
        </w:r>
        <w:r w:rsidRPr="00CF5B97">
          <w:rPr>
            <w:rStyle w:val="Hyperlink"/>
          </w:rPr>
          <w:t>Queue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_Toc14352906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37" w:author="Muro Cosimo" w:date="2019-07-18T14:34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CF5B97">
          <w:rPr>
            <w:rStyle w:val="Hyperlink"/>
          </w:rPr>
          <w:fldChar w:fldCharType="end"/>
        </w:r>
      </w:ins>
    </w:p>
    <w:p w14:paraId="6E3058EB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38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39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"_Toc14352907"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3.8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JMS connectionFactory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0" w:author="Muro Cosimo" w:date="2019-07-18T14:34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4FD028AE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41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42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"_Toc14352908"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3.9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Cluster Coherence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3" w:author="Muro Cosimo" w:date="2019-07-18T14:34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7FB5780B" w14:textId="77777777" w:rsidR="00EC0101" w:rsidRPr="00952E41" w:rsidRDefault="00EC0101">
      <w:pPr>
        <w:pStyle w:val="TOC2"/>
        <w:tabs>
          <w:tab w:val="left" w:pos="1100"/>
          <w:tab w:val="right" w:leader="dot" w:pos="9373"/>
        </w:tabs>
        <w:rPr>
          <w:ins w:id="44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45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"_Toc14352909"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3.10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WorkManager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_Toc14352909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" w:author="Muro Cosimo" w:date="2019-07-18T14:34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6FCB4038" w14:textId="77777777" w:rsidR="00EC0101" w:rsidRPr="00952E41" w:rsidRDefault="00EC0101">
      <w:pPr>
        <w:pStyle w:val="TOC1"/>
        <w:tabs>
          <w:tab w:val="left" w:pos="400"/>
          <w:tab w:val="right" w:leader="dot" w:pos="9373"/>
        </w:tabs>
        <w:rPr>
          <w:ins w:id="47" w:author="Muro Cosimo" w:date="2019-07-18T14:34:00Z"/>
          <w:rFonts w:ascii="Calibri" w:hAnsi="Calibri"/>
          <w:noProof/>
          <w:sz w:val="22"/>
          <w:szCs w:val="22"/>
        </w:rPr>
      </w:pPr>
      <w:ins w:id="48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"_Toc14352910"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4</w:t>
        </w:r>
        <w:r w:rsidRPr="00952E41">
          <w:rPr>
            <w:rFonts w:ascii="Calibri" w:hAnsi="Calibri"/>
            <w:noProof/>
            <w:sz w:val="22"/>
            <w:szCs w:val="22"/>
          </w:rPr>
          <w:tab/>
        </w:r>
        <w:r w:rsidRPr="00CF5B97">
          <w:rPr>
            <w:rStyle w:val="Hyperlink"/>
            <w:noProof/>
          </w:rPr>
          <w:t>Installazione Applicativo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_Toc14352910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9" w:author="Muro Cosimo" w:date="2019-07-18T14:34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636B98DB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50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51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"_Toc14352911"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  <w:lang w:val="it-IT"/>
          </w:rPr>
          <w:t>4.1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  <w:lang w:val="it-IT"/>
          </w:rPr>
          <w:t>Import configurazioni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_Toc14352911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2" w:author="Muro Cosimo" w:date="2019-07-18T14:34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31D3F4C8" w14:textId="77777777" w:rsidR="00EC0101" w:rsidRPr="00952E41" w:rsidRDefault="00EC0101">
      <w:pPr>
        <w:pStyle w:val="TOC2"/>
        <w:tabs>
          <w:tab w:val="left" w:pos="800"/>
          <w:tab w:val="right" w:leader="dot" w:pos="9373"/>
        </w:tabs>
        <w:rPr>
          <w:ins w:id="53" w:author="Muro Cosimo" w:date="2019-07-18T14:34:00Z"/>
          <w:rFonts w:ascii="Calibri" w:hAnsi="Calibri"/>
          <w:noProof/>
          <w:sz w:val="22"/>
          <w:szCs w:val="22"/>
          <w:lang w:val="it-IT"/>
        </w:rPr>
      </w:pPr>
      <w:ins w:id="54" w:author="Muro Cosimo" w:date="2019-07-18T14:34:00Z">
        <w:r w:rsidRPr="00CF5B97">
          <w:rPr>
            <w:rStyle w:val="Hyperlink"/>
            <w:noProof/>
          </w:rPr>
          <w:fldChar w:fldCharType="begin"/>
        </w:r>
        <w:r w:rsidRPr="00CF5B97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"_Toc14352912"</w:instrText>
        </w:r>
        <w:r w:rsidRPr="00CF5B97">
          <w:rPr>
            <w:rStyle w:val="Hyperlink"/>
            <w:noProof/>
          </w:rPr>
          <w:instrText xml:space="preserve"> </w:instrText>
        </w:r>
        <w:r w:rsidRPr="00CF5B97">
          <w:rPr>
            <w:rStyle w:val="Hyperlink"/>
            <w:noProof/>
          </w:rPr>
        </w:r>
        <w:r w:rsidRPr="00CF5B97">
          <w:rPr>
            <w:rStyle w:val="Hyperlink"/>
            <w:noProof/>
          </w:rPr>
          <w:fldChar w:fldCharType="separate"/>
        </w:r>
        <w:r w:rsidRPr="00CF5B97">
          <w:rPr>
            <w:rStyle w:val="Hyperlink"/>
            <w:noProof/>
          </w:rPr>
          <w:t>4.2</w:t>
        </w:r>
        <w:r w:rsidRPr="00952E4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CF5B97">
          <w:rPr>
            <w:rStyle w:val="Hyperlink"/>
            <w:noProof/>
          </w:rPr>
          <w:t>Installazione 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_Toc14352912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5" w:author="Muro Cosimo" w:date="2019-07-18T14:34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CF5B97">
          <w:rPr>
            <w:rStyle w:val="Hyperlink"/>
            <w:noProof/>
          </w:rPr>
          <w:fldChar w:fldCharType="end"/>
        </w:r>
      </w:ins>
    </w:p>
    <w:p w14:paraId="2B6273B9" w14:textId="77777777" w:rsidR="0068256A" w:rsidRPr="00081C8A" w:rsidDel="00EC0101" w:rsidRDefault="0068256A">
      <w:pPr>
        <w:pStyle w:val="TOC1"/>
        <w:tabs>
          <w:tab w:val="left" w:pos="400"/>
          <w:tab w:val="right" w:leader="dot" w:pos="9373"/>
        </w:tabs>
        <w:rPr>
          <w:del w:id="56" w:author="Muro Cosimo" w:date="2019-07-18T14:34:00Z"/>
          <w:rFonts w:ascii="Calibri" w:hAnsi="Calibri"/>
          <w:noProof/>
          <w:sz w:val="22"/>
          <w:szCs w:val="22"/>
        </w:rPr>
      </w:pPr>
      <w:del w:id="57" w:author="Muro Cosimo" w:date="2019-07-18T14:34:00Z">
        <w:r w:rsidRPr="00EC0101" w:rsidDel="00EC0101">
          <w:rPr>
            <w:rStyle w:val="Hyperlink"/>
            <w:noProof/>
            <w:rPrChange w:id="58" w:author="Muro Cosimo" w:date="2019-07-18T14:34:00Z">
              <w:rPr>
                <w:rStyle w:val="Hyperlink"/>
                <w:noProof/>
              </w:rPr>
            </w:rPrChange>
          </w:rPr>
          <w:delText>1</w:delText>
        </w:r>
        <w:r w:rsidRPr="00081C8A" w:rsidDel="00EC0101">
          <w:rPr>
            <w:rFonts w:ascii="Calibri" w:hAnsi="Calibri"/>
            <w:noProof/>
            <w:sz w:val="22"/>
            <w:szCs w:val="22"/>
          </w:rPr>
          <w:tab/>
        </w:r>
        <w:r w:rsidRPr="00EC0101" w:rsidDel="00EC0101">
          <w:rPr>
            <w:rStyle w:val="Hyperlink"/>
            <w:noProof/>
            <w:rPrChange w:id="59" w:author="Muro Cosimo" w:date="2019-07-18T14:34:00Z">
              <w:rPr>
                <w:rStyle w:val="Hyperlink"/>
                <w:noProof/>
              </w:rPr>
            </w:rPrChange>
          </w:rPr>
          <w:delText>Introduzione</w:delText>
        </w:r>
        <w:r w:rsidDel="00EC0101">
          <w:rPr>
            <w:noProof/>
            <w:webHidden/>
          </w:rPr>
          <w:tab/>
          <w:delText>3</w:delText>
        </w:r>
      </w:del>
    </w:p>
    <w:p w14:paraId="7AFE5C97" w14:textId="77777777" w:rsidR="0068256A" w:rsidRPr="00081C8A" w:rsidDel="00EC0101" w:rsidRDefault="0068256A">
      <w:pPr>
        <w:pStyle w:val="TOC1"/>
        <w:tabs>
          <w:tab w:val="left" w:pos="400"/>
          <w:tab w:val="right" w:leader="dot" w:pos="9373"/>
        </w:tabs>
        <w:rPr>
          <w:del w:id="60" w:author="Muro Cosimo" w:date="2019-07-18T14:34:00Z"/>
          <w:rFonts w:ascii="Calibri" w:hAnsi="Calibri"/>
          <w:noProof/>
          <w:sz w:val="22"/>
          <w:szCs w:val="22"/>
        </w:rPr>
      </w:pPr>
      <w:del w:id="61" w:author="Muro Cosimo" w:date="2019-07-18T14:34:00Z">
        <w:r w:rsidRPr="00EC0101" w:rsidDel="00EC0101">
          <w:rPr>
            <w:rStyle w:val="Hyperlink"/>
            <w:noProof/>
            <w:rPrChange w:id="62" w:author="Muro Cosimo" w:date="2019-07-18T14:34:00Z">
              <w:rPr>
                <w:rStyle w:val="Hyperlink"/>
                <w:noProof/>
              </w:rPr>
            </w:rPrChange>
          </w:rPr>
          <w:delText>2</w:delText>
        </w:r>
        <w:r w:rsidRPr="00081C8A" w:rsidDel="00EC0101">
          <w:rPr>
            <w:rFonts w:ascii="Calibri" w:hAnsi="Calibri"/>
            <w:noProof/>
            <w:sz w:val="22"/>
            <w:szCs w:val="22"/>
          </w:rPr>
          <w:tab/>
        </w:r>
        <w:r w:rsidRPr="00EC0101" w:rsidDel="00EC0101">
          <w:rPr>
            <w:rStyle w:val="Hyperlink"/>
            <w:noProof/>
            <w:rPrChange w:id="63" w:author="Muro Cosimo" w:date="2019-07-18T14:34:00Z">
              <w:rPr>
                <w:rStyle w:val="Hyperlink"/>
                <w:noProof/>
              </w:rPr>
            </w:rPrChange>
          </w:rPr>
          <w:delText>Prerequisiti</w:delText>
        </w:r>
        <w:r w:rsidDel="00EC0101">
          <w:rPr>
            <w:noProof/>
            <w:webHidden/>
          </w:rPr>
          <w:tab/>
          <w:delText>4</w:delText>
        </w:r>
      </w:del>
    </w:p>
    <w:p w14:paraId="0B330BA3" w14:textId="77777777" w:rsidR="0068256A" w:rsidRPr="00081C8A" w:rsidDel="00EC0101" w:rsidRDefault="0068256A">
      <w:pPr>
        <w:pStyle w:val="TOC1"/>
        <w:tabs>
          <w:tab w:val="left" w:pos="400"/>
          <w:tab w:val="right" w:leader="dot" w:pos="9373"/>
        </w:tabs>
        <w:rPr>
          <w:del w:id="64" w:author="Muro Cosimo" w:date="2019-07-18T14:34:00Z"/>
          <w:rFonts w:ascii="Calibri" w:hAnsi="Calibri"/>
          <w:noProof/>
          <w:sz w:val="22"/>
          <w:szCs w:val="22"/>
        </w:rPr>
      </w:pPr>
      <w:del w:id="65" w:author="Muro Cosimo" w:date="2019-07-18T14:34:00Z">
        <w:r w:rsidRPr="00EC0101" w:rsidDel="00EC0101">
          <w:rPr>
            <w:rStyle w:val="Hyperlink"/>
            <w:noProof/>
            <w:rPrChange w:id="66" w:author="Muro Cosimo" w:date="2019-07-18T14:34:00Z">
              <w:rPr>
                <w:rStyle w:val="Hyperlink"/>
                <w:noProof/>
              </w:rPr>
            </w:rPrChange>
          </w:rPr>
          <w:delText>3</w:delText>
        </w:r>
        <w:r w:rsidRPr="00081C8A" w:rsidDel="00EC0101">
          <w:rPr>
            <w:rFonts w:ascii="Calibri" w:hAnsi="Calibri"/>
            <w:noProof/>
            <w:sz w:val="22"/>
            <w:szCs w:val="22"/>
          </w:rPr>
          <w:tab/>
        </w:r>
        <w:r w:rsidRPr="00EC0101" w:rsidDel="00EC0101">
          <w:rPr>
            <w:rStyle w:val="Hyperlink"/>
            <w:noProof/>
            <w:rPrChange w:id="67" w:author="Muro Cosimo" w:date="2019-07-18T14:34:00Z">
              <w:rPr>
                <w:rStyle w:val="Hyperlink"/>
                <w:noProof/>
              </w:rPr>
            </w:rPrChange>
          </w:rPr>
          <w:delText>Configurazioni</w:delText>
        </w:r>
        <w:r w:rsidDel="00EC0101">
          <w:rPr>
            <w:noProof/>
            <w:webHidden/>
          </w:rPr>
          <w:tab/>
          <w:delText>5</w:delText>
        </w:r>
      </w:del>
    </w:p>
    <w:p w14:paraId="40522C94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68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69" w:author="Muro Cosimo" w:date="2019-07-18T14:34:00Z">
        <w:r w:rsidRPr="00EC0101" w:rsidDel="00EC0101">
          <w:rPr>
            <w:rStyle w:val="Hyperlink"/>
            <w:noProof/>
            <w:rPrChange w:id="70" w:author="Muro Cosimo" w:date="2019-07-18T14:34:00Z">
              <w:rPr>
                <w:rStyle w:val="Hyperlink"/>
                <w:noProof/>
              </w:rPr>
            </w:rPrChange>
          </w:rPr>
          <w:delText>3.1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71" w:author="Muro Cosimo" w:date="2019-07-18T14:34:00Z">
              <w:rPr>
                <w:rStyle w:val="Hyperlink"/>
                <w:noProof/>
              </w:rPr>
            </w:rPrChange>
          </w:rPr>
          <w:delText>Parametri di startup</w:delText>
        </w:r>
        <w:r w:rsidDel="00EC0101">
          <w:rPr>
            <w:noProof/>
            <w:webHidden/>
          </w:rPr>
          <w:tab/>
          <w:delText>5</w:delText>
        </w:r>
      </w:del>
    </w:p>
    <w:p w14:paraId="2B8504BB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72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73" w:author="Muro Cosimo" w:date="2019-07-18T14:34:00Z">
        <w:r w:rsidRPr="00EC0101" w:rsidDel="00EC0101">
          <w:rPr>
            <w:rStyle w:val="Hyperlink"/>
            <w:noProof/>
            <w:rPrChange w:id="74" w:author="Muro Cosimo" w:date="2019-07-18T14:34:00Z">
              <w:rPr>
                <w:rStyle w:val="Hyperlink"/>
                <w:noProof/>
              </w:rPr>
            </w:rPrChange>
          </w:rPr>
          <w:delText>3.2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75" w:author="Muro Cosimo" w:date="2019-07-18T14:34:00Z">
              <w:rPr>
                <w:rStyle w:val="Hyperlink"/>
                <w:noProof/>
              </w:rPr>
            </w:rPrChange>
          </w:rPr>
          <w:delText>Configurazione JVM</w:delText>
        </w:r>
        <w:r w:rsidDel="00EC0101">
          <w:rPr>
            <w:noProof/>
            <w:webHidden/>
          </w:rPr>
          <w:tab/>
          <w:delText>5</w:delText>
        </w:r>
      </w:del>
    </w:p>
    <w:p w14:paraId="2913410B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76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77" w:author="Muro Cosimo" w:date="2019-07-18T14:34:00Z">
        <w:r w:rsidRPr="00EC0101" w:rsidDel="00EC0101">
          <w:rPr>
            <w:rStyle w:val="Hyperlink"/>
            <w:noProof/>
            <w:rPrChange w:id="78" w:author="Muro Cosimo" w:date="2019-07-18T14:34:00Z">
              <w:rPr>
                <w:rStyle w:val="Hyperlink"/>
                <w:noProof/>
              </w:rPr>
            </w:rPrChange>
          </w:rPr>
          <w:delText>3.3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79" w:author="Muro Cosimo" w:date="2019-07-18T14:34:00Z">
              <w:rPr>
                <w:rStyle w:val="Hyperlink"/>
                <w:noProof/>
              </w:rPr>
            </w:rPrChange>
          </w:rPr>
          <w:delText>SSL Hostname verifier</w:delText>
        </w:r>
        <w:r w:rsidDel="00EC0101">
          <w:rPr>
            <w:noProof/>
            <w:webHidden/>
          </w:rPr>
          <w:tab/>
          <w:delText>6</w:delText>
        </w:r>
      </w:del>
    </w:p>
    <w:p w14:paraId="62B304EE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80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81" w:author="Muro Cosimo" w:date="2019-07-18T14:34:00Z">
        <w:r w:rsidRPr="00EC0101" w:rsidDel="00EC0101">
          <w:rPr>
            <w:rStyle w:val="Hyperlink"/>
            <w:noProof/>
            <w:rPrChange w:id="82" w:author="Muro Cosimo" w:date="2019-07-18T14:34:00Z">
              <w:rPr>
                <w:rStyle w:val="Hyperlink"/>
                <w:noProof/>
              </w:rPr>
            </w:rPrChange>
          </w:rPr>
          <w:delText>3.4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83" w:author="Muro Cosimo" w:date="2019-07-18T14:34:00Z">
              <w:rPr>
                <w:rStyle w:val="Hyperlink"/>
                <w:noProof/>
              </w:rPr>
            </w:rPrChange>
          </w:rPr>
          <w:delText>JMS servers</w:delText>
        </w:r>
        <w:r w:rsidDel="00EC0101">
          <w:rPr>
            <w:noProof/>
            <w:webHidden/>
          </w:rPr>
          <w:tab/>
          <w:delText>6</w:delText>
        </w:r>
      </w:del>
    </w:p>
    <w:p w14:paraId="08D118AC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84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85" w:author="Muro Cosimo" w:date="2019-07-18T14:34:00Z">
        <w:r w:rsidRPr="00EC0101" w:rsidDel="00EC0101">
          <w:rPr>
            <w:rStyle w:val="Hyperlink"/>
            <w:noProof/>
            <w:rPrChange w:id="86" w:author="Muro Cosimo" w:date="2019-07-18T14:34:00Z">
              <w:rPr>
                <w:rStyle w:val="Hyperlink"/>
                <w:noProof/>
              </w:rPr>
            </w:rPrChange>
          </w:rPr>
          <w:delText>3.5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87" w:author="Muro Cosimo" w:date="2019-07-18T14:34:00Z">
              <w:rPr>
                <w:rStyle w:val="Hyperlink"/>
                <w:noProof/>
              </w:rPr>
            </w:rPrChange>
          </w:rPr>
          <w:delText>JMS modules</w:delText>
        </w:r>
        <w:r w:rsidDel="00EC0101">
          <w:rPr>
            <w:noProof/>
            <w:webHidden/>
          </w:rPr>
          <w:tab/>
          <w:delText>10</w:delText>
        </w:r>
      </w:del>
    </w:p>
    <w:p w14:paraId="58AC3BC6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88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89" w:author="Muro Cosimo" w:date="2019-07-18T14:34:00Z">
        <w:r w:rsidRPr="00EC0101" w:rsidDel="00EC0101">
          <w:rPr>
            <w:rStyle w:val="Hyperlink"/>
            <w:noProof/>
            <w:rPrChange w:id="90" w:author="Muro Cosimo" w:date="2019-07-18T14:34:00Z">
              <w:rPr>
                <w:rStyle w:val="Hyperlink"/>
                <w:noProof/>
              </w:rPr>
            </w:rPrChange>
          </w:rPr>
          <w:delText>3.6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91" w:author="Muro Cosimo" w:date="2019-07-18T14:34:00Z">
              <w:rPr>
                <w:rStyle w:val="Hyperlink"/>
                <w:noProof/>
              </w:rPr>
            </w:rPrChange>
          </w:rPr>
          <w:delText>JMS queue</w:delText>
        </w:r>
        <w:r w:rsidDel="00EC0101">
          <w:rPr>
            <w:noProof/>
            <w:webHidden/>
          </w:rPr>
          <w:tab/>
          <w:delText>13</w:delText>
        </w:r>
      </w:del>
    </w:p>
    <w:p w14:paraId="627E0B18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92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93" w:author="Muro Cosimo" w:date="2019-07-18T14:34:00Z">
        <w:r w:rsidRPr="00EC0101" w:rsidDel="00EC0101">
          <w:rPr>
            <w:rStyle w:val="Hyperlink"/>
            <w:noProof/>
            <w:rPrChange w:id="94" w:author="Muro Cosimo" w:date="2019-07-18T14:34:00Z">
              <w:rPr>
                <w:rStyle w:val="Hyperlink"/>
                <w:noProof/>
              </w:rPr>
            </w:rPrChange>
          </w:rPr>
          <w:delText>3.7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95" w:author="Muro Cosimo" w:date="2019-07-18T14:34:00Z">
              <w:rPr>
                <w:rStyle w:val="Hyperlink"/>
                <w:noProof/>
              </w:rPr>
            </w:rPrChange>
          </w:rPr>
          <w:delText>JMS connectionFactory</w:delText>
        </w:r>
        <w:r w:rsidDel="00EC0101">
          <w:rPr>
            <w:noProof/>
            <w:webHidden/>
          </w:rPr>
          <w:tab/>
          <w:delText>16</w:delText>
        </w:r>
      </w:del>
    </w:p>
    <w:p w14:paraId="187C94B4" w14:textId="77777777" w:rsidR="0068256A" w:rsidRPr="00081C8A" w:rsidDel="00EC0101" w:rsidRDefault="0068256A">
      <w:pPr>
        <w:pStyle w:val="TOC1"/>
        <w:tabs>
          <w:tab w:val="left" w:pos="400"/>
          <w:tab w:val="right" w:leader="dot" w:pos="9373"/>
        </w:tabs>
        <w:rPr>
          <w:del w:id="96" w:author="Muro Cosimo" w:date="2019-07-18T14:34:00Z"/>
          <w:rFonts w:ascii="Calibri" w:hAnsi="Calibri"/>
          <w:noProof/>
          <w:sz w:val="22"/>
          <w:szCs w:val="22"/>
        </w:rPr>
      </w:pPr>
      <w:del w:id="97" w:author="Muro Cosimo" w:date="2019-07-18T14:34:00Z">
        <w:r w:rsidRPr="00EC0101" w:rsidDel="00EC0101">
          <w:rPr>
            <w:rStyle w:val="Hyperlink"/>
            <w:noProof/>
            <w:rPrChange w:id="98" w:author="Muro Cosimo" w:date="2019-07-18T14:34:00Z">
              <w:rPr>
                <w:rStyle w:val="Hyperlink"/>
                <w:noProof/>
              </w:rPr>
            </w:rPrChange>
          </w:rPr>
          <w:delText>4</w:delText>
        </w:r>
        <w:r w:rsidRPr="00081C8A" w:rsidDel="00EC0101">
          <w:rPr>
            <w:rFonts w:ascii="Calibri" w:hAnsi="Calibri"/>
            <w:noProof/>
            <w:sz w:val="22"/>
            <w:szCs w:val="22"/>
          </w:rPr>
          <w:tab/>
        </w:r>
        <w:r w:rsidRPr="00EC0101" w:rsidDel="00EC0101">
          <w:rPr>
            <w:rStyle w:val="Hyperlink"/>
            <w:noProof/>
            <w:rPrChange w:id="99" w:author="Muro Cosimo" w:date="2019-07-18T14:34:00Z">
              <w:rPr>
                <w:rStyle w:val="Hyperlink"/>
                <w:noProof/>
              </w:rPr>
            </w:rPrChange>
          </w:rPr>
          <w:delText>Installazione Applicativo</w:delText>
        </w:r>
        <w:r w:rsidDel="00EC0101">
          <w:rPr>
            <w:noProof/>
            <w:webHidden/>
          </w:rPr>
          <w:tab/>
          <w:delText>18</w:delText>
        </w:r>
      </w:del>
    </w:p>
    <w:p w14:paraId="7E616FF7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100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101" w:author="Muro Cosimo" w:date="2019-07-18T14:34:00Z">
        <w:r w:rsidRPr="00EC0101" w:rsidDel="00EC0101">
          <w:rPr>
            <w:rStyle w:val="Hyperlink"/>
            <w:noProof/>
            <w:lang w:val="it-IT"/>
            <w:rPrChange w:id="102" w:author="Muro Cosimo" w:date="2019-07-18T14:34:00Z">
              <w:rPr>
                <w:rStyle w:val="Hyperlink"/>
                <w:noProof/>
                <w:lang w:val="it-IT"/>
              </w:rPr>
            </w:rPrChange>
          </w:rPr>
          <w:delText>4.1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lang w:val="it-IT"/>
            <w:rPrChange w:id="103" w:author="Muro Cosimo" w:date="2019-07-18T14:34:00Z">
              <w:rPr>
                <w:rStyle w:val="Hyperlink"/>
                <w:noProof/>
                <w:lang w:val="it-IT"/>
              </w:rPr>
            </w:rPrChange>
          </w:rPr>
          <w:delText>Import configurazioni</w:delText>
        </w:r>
        <w:r w:rsidDel="00EC0101">
          <w:rPr>
            <w:noProof/>
            <w:webHidden/>
          </w:rPr>
          <w:tab/>
          <w:delText>18</w:delText>
        </w:r>
      </w:del>
    </w:p>
    <w:p w14:paraId="7B1147DE" w14:textId="77777777" w:rsidR="0068256A" w:rsidRPr="00081C8A" w:rsidDel="00EC0101" w:rsidRDefault="0068256A">
      <w:pPr>
        <w:pStyle w:val="TOC2"/>
        <w:tabs>
          <w:tab w:val="left" w:pos="800"/>
          <w:tab w:val="right" w:leader="dot" w:pos="9373"/>
        </w:tabs>
        <w:rPr>
          <w:del w:id="104" w:author="Muro Cosimo" w:date="2019-07-18T14:34:00Z"/>
          <w:rFonts w:ascii="Calibri" w:hAnsi="Calibri"/>
          <w:noProof/>
          <w:sz w:val="22"/>
          <w:szCs w:val="22"/>
          <w:lang w:val="it-IT"/>
        </w:rPr>
      </w:pPr>
      <w:del w:id="105" w:author="Muro Cosimo" w:date="2019-07-18T14:34:00Z">
        <w:r w:rsidRPr="00EC0101" w:rsidDel="00EC0101">
          <w:rPr>
            <w:rStyle w:val="Hyperlink"/>
            <w:noProof/>
            <w:rPrChange w:id="106" w:author="Muro Cosimo" w:date="2019-07-18T14:34:00Z">
              <w:rPr>
                <w:rStyle w:val="Hyperlink"/>
                <w:noProof/>
              </w:rPr>
            </w:rPrChange>
          </w:rPr>
          <w:delText>4.2</w:delText>
        </w:r>
        <w:r w:rsidRPr="00081C8A" w:rsidDel="00EC0101">
          <w:rPr>
            <w:rFonts w:ascii="Calibri" w:hAnsi="Calibri"/>
            <w:noProof/>
            <w:sz w:val="22"/>
            <w:szCs w:val="22"/>
            <w:lang w:val="it-IT"/>
          </w:rPr>
          <w:tab/>
        </w:r>
        <w:r w:rsidRPr="00EC0101" w:rsidDel="00EC0101">
          <w:rPr>
            <w:rStyle w:val="Hyperlink"/>
            <w:noProof/>
            <w:rPrChange w:id="107" w:author="Muro Cosimo" w:date="2019-07-18T14:34:00Z">
              <w:rPr>
                <w:rStyle w:val="Hyperlink"/>
                <w:noProof/>
              </w:rPr>
            </w:rPrChange>
          </w:rPr>
          <w:delText>Installazione EAR</w:delText>
        </w:r>
        <w:r w:rsidDel="00EC0101">
          <w:rPr>
            <w:noProof/>
            <w:webHidden/>
          </w:rPr>
          <w:tab/>
          <w:delText>18</w:delText>
        </w:r>
      </w:del>
    </w:p>
    <w:p w14:paraId="60FF1AA4" w14:textId="77777777" w:rsidR="00532CC9" w:rsidRDefault="00532CC9">
      <w:r>
        <w:rPr>
          <w:b/>
          <w:bCs/>
          <w:noProof/>
        </w:rPr>
        <w:fldChar w:fldCharType="end"/>
      </w:r>
    </w:p>
    <w:p w14:paraId="35ADDD52" w14:textId="77777777" w:rsidR="009C609B" w:rsidRPr="0038767C" w:rsidRDefault="009C609B" w:rsidP="009C609B">
      <w:pPr>
        <w:rPr>
          <w:rFonts w:cs="Arial"/>
          <w:lang w:val="en-GB"/>
        </w:rPr>
      </w:pPr>
    </w:p>
    <w:p w14:paraId="6A106129" w14:textId="77777777" w:rsidR="009C609B" w:rsidRPr="00532CC9" w:rsidRDefault="009C609B" w:rsidP="009C609B">
      <w:pPr>
        <w:tabs>
          <w:tab w:val="left" w:pos="2805"/>
        </w:tabs>
        <w:rPr>
          <w:rFonts w:cs="Arial"/>
          <w:lang w:val="en-US"/>
        </w:rPr>
      </w:pPr>
    </w:p>
    <w:p w14:paraId="116C61F3" w14:textId="77777777" w:rsidR="009C609B" w:rsidRPr="00532CC9" w:rsidRDefault="009C609B" w:rsidP="009C609B">
      <w:pPr>
        <w:tabs>
          <w:tab w:val="left" w:pos="2805"/>
        </w:tabs>
        <w:rPr>
          <w:rFonts w:cs="Arial"/>
          <w:lang w:val="en-US"/>
        </w:rPr>
      </w:pPr>
    </w:p>
    <w:p w14:paraId="05F66B04" w14:textId="77777777" w:rsidR="009C609B" w:rsidRPr="00532CC9" w:rsidRDefault="009C609B" w:rsidP="009C609B">
      <w:pPr>
        <w:pStyle w:val="Header"/>
        <w:tabs>
          <w:tab w:val="clear" w:pos="4819"/>
          <w:tab w:val="clear" w:pos="9638"/>
        </w:tabs>
        <w:spacing w:line="240" w:lineRule="auto"/>
        <w:rPr>
          <w:rFonts w:cs="Arial"/>
          <w:lang w:val="en-US"/>
        </w:rPr>
      </w:pPr>
    </w:p>
    <w:p w14:paraId="597433B8" w14:textId="77777777" w:rsidR="009C609B" w:rsidRPr="002013A3" w:rsidRDefault="00691113" w:rsidP="002013A3">
      <w:pPr>
        <w:pStyle w:val="Heading1"/>
      </w:pPr>
      <w:bookmarkStart w:id="108" w:name="_Ref487021684"/>
      <w:bookmarkStart w:id="109" w:name="_Toc14352896"/>
      <w:r>
        <w:lastRenderedPageBreak/>
        <w:t>Introduzione</w:t>
      </w:r>
      <w:bookmarkEnd w:id="108"/>
      <w:bookmarkEnd w:id="109"/>
    </w:p>
    <w:p w14:paraId="59F10DAE" w14:textId="77777777" w:rsidR="00E11183" w:rsidRDefault="00691113" w:rsidP="00FF040B">
      <w:pPr>
        <w:spacing w:line="240" w:lineRule="auto"/>
        <w:rPr>
          <w:rFonts w:cs="Arial"/>
        </w:rPr>
      </w:pPr>
      <w:r w:rsidRPr="00691113">
        <w:rPr>
          <w:rFonts w:cs="Arial"/>
        </w:rPr>
        <w:t>Il presente manuale contiene le informazioni</w:t>
      </w:r>
      <w:r>
        <w:rPr>
          <w:rFonts w:cs="Arial"/>
        </w:rPr>
        <w:t xml:space="preserve"> per il setup dell’ambiente di </w:t>
      </w:r>
      <w:r w:rsidR="0066714B">
        <w:rPr>
          <w:rFonts w:cs="Arial"/>
        </w:rPr>
        <w:t xml:space="preserve">Produzione </w:t>
      </w:r>
      <w:r>
        <w:rPr>
          <w:rFonts w:cs="Arial"/>
        </w:rPr>
        <w:t xml:space="preserve">per il progetto </w:t>
      </w:r>
      <w:r w:rsidR="0066714B">
        <w:rPr>
          <w:rFonts w:cs="Arial"/>
        </w:rPr>
        <w:t xml:space="preserve">LEAN per il </w:t>
      </w:r>
      <w:r w:rsidR="008B2F58">
        <w:rPr>
          <w:rFonts w:cs="Arial"/>
        </w:rPr>
        <w:t>Decoupling Layer</w:t>
      </w:r>
      <w:r>
        <w:rPr>
          <w:rFonts w:cs="Arial"/>
        </w:rPr>
        <w:t>.</w:t>
      </w:r>
    </w:p>
    <w:p w14:paraId="0FA6C560" w14:textId="77777777" w:rsidR="008B2F58" w:rsidRDefault="008B2F58" w:rsidP="008B2F58">
      <w:pPr>
        <w:pStyle w:val="Heading1"/>
      </w:pPr>
      <w:bookmarkStart w:id="110" w:name="_Toc14352897"/>
      <w:r>
        <w:lastRenderedPageBreak/>
        <w:t>Prerequisiti</w:t>
      </w:r>
      <w:bookmarkEnd w:id="110"/>
    </w:p>
    <w:p w14:paraId="0BEE9C57" w14:textId="77777777" w:rsidR="008B2F58" w:rsidRPr="008B2F58" w:rsidRDefault="008B2F58" w:rsidP="008B2F58">
      <w:r w:rsidRPr="008B2F58">
        <w:t>Si assume che il dominio Weblogic sia stato correttamente installato.</w:t>
      </w:r>
    </w:p>
    <w:p w14:paraId="5BF06C60" w14:textId="77777777" w:rsidR="002E1A31" w:rsidRDefault="002E1A31" w:rsidP="00FF040B">
      <w:pPr>
        <w:spacing w:line="240" w:lineRule="auto"/>
        <w:rPr>
          <w:rFonts w:cs="Arial"/>
        </w:rPr>
      </w:pPr>
    </w:p>
    <w:p w14:paraId="317A969D" w14:textId="77777777" w:rsidR="00691113" w:rsidRDefault="008B2F58" w:rsidP="00691113">
      <w:pPr>
        <w:pStyle w:val="Heading1"/>
      </w:pPr>
      <w:bookmarkStart w:id="111" w:name="_Toc14352898"/>
      <w:r>
        <w:lastRenderedPageBreak/>
        <w:t>Configurazioni</w:t>
      </w:r>
      <w:bookmarkEnd w:id="111"/>
    </w:p>
    <w:p w14:paraId="46F0C28D" w14:textId="77777777" w:rsidR="0066714B" w:rsidRDefault="008B2F58" w:rsidP="007966EB">
      <w:pPr>
        <w:pStyle w:val="Heading2"/>
      </w:pPr>
      <w:bookmarkStart w:id="112" w:name="_Toc14352899"/>
      <w:r>
        <w:t>Parametri di startup</w:t>
      </w:r>
      <w:bookmarkEnd w:id="112"/>
    </w:p>
    <w:p w14:paraId="1D6479EF" w14:textId="77777777" w:rsidR="008B2F58" w:rsidRPr="008B2F58" w:rsidRDefault="008B2F58" w:rsidP="008B2F58">
      <w:r w:rsidRPr="008B2F58">
        <w:t>È necessario configurare I parametri di startup dei managed server dalla console WLS come segue:</w:t>
      </w:r>
    </w:p>
    <w:p w14:paraId="32A69014" w14:textId="77777777" w:rsidR="008B2F58" w:rsidRDefault="008B2F58" w:rsidP="008B2F58">
      <w:pPr>
        <w:numPr>
          <w:ilvl w:val="0"/>
          <w:numId w:val="20"/>
        </w:numPr>
      </w:pPr>
      <w:r>
        <w:t>Accedere alla console di configurazione del dominio WLS</w:t>
      </w:r>
    </w:p>
    <w:p w14:paraId="3AF22954" w14:textId="77777777" w:rsidR="008B2F58" w:rsidRDefault="008B2F58" w:rsidP="008B2F58">
      <w:pPr>
        <w:numPr>
          <w:ilvl w:val="0"/>
          <w:numId w:val="20"/>
        </w:numPr>
      </w:pPr>
      <w:r>
        <w:t xml:space="preserve">Selezionare Ambiente </w:t>
      </w:r>
      <w:r>
        <w:sym w:font="Wingdings" w:char="F0E0"/>
      </w:r>
      <w:r>
        <w:t xml:space="preserve"> Server </w:t>
      </w:r>
      <w:r>
        <w:sym w:font="Wingdings" w:char="F0E0"/>
      </w:r>
      <w:r>
        <w:t xml:space="preserve"> lean_fe_&lt;x&gt;, dove &lt;x&gt; è l’identificativo progressivo del server</w:t>
      </w:r>
    </w:p>
    <w:p w14:paraId="77286217" w14:textId="77777777" w:rsidR="008B2F58" w:rsidRDefault="008B2F58" w:rsidP="008B2F58">
      <w:pPr>
        <w:numPr>
          <w:ilvl w:val="0"/>
          <w:numId w:val="20"/>
        </w:numPr>
      </w:pPr>
      <w:r>
        <w:t>Cliccare sul tab “Avvio del server”</w:t>
      </w:r>
    </w:p>
    <w:p w14:paraId="6347FFBE" w14:textId="77777777" w:rsidR="008B2F58" w:rsidRDefault="008B2F58" w:rsidP="008B2F58">
      <w:pPr>
        <w:numPr>
          <w:ilvl w:val="0"/>
          <w:numId w:val="20"/>
        </w:numPr>
      </w:pPr>
      <w:r>
        <w:t xml:space="preserve">Nella textarea “Argomenti” </w:t>
      </w:r>
      <w:r w:rsidR="00C05E2B">
        <w:t>aggiungere</w:t>
      </w:r>
      <w:r>
        <w:t>:</w:t>
      </w:r>
    </w:p>
    <w:p w14:paraId="5C2B11BC" w14:textId="77777777" w:rsidR="008B2F58" w:rsidRPr="00AD5F82" w:rsidRDefault="008B2F58" w:rsidP="008B2F58">
      <w:pPr>
        <w:numPr>
          <w:ilvl w:val="1"/>
          <w:numId w:val="20"/>
        </w:numPr>
        <w:rPr>
          <w:lang w:val="en-US"/>
        </w:rPr>
      </w:pPr>
      <w:r w:rsidRPr="00AD5F82">
        <w:rPr>
          <w:lang w:val="en-US"/>
        </w:rPr>
        <w:t>-Dfe.configuration.home=&lt;path della folder LEAN_FE.Configuration&gt;</w:t>
      </w:r>
    </w:p>
    <w:p w14:paraId="7B5440D8" w14:textId="77777777" w:rsidR="00AD5F82" w:rsidRPr="00B7521A" w:rsidRDefault="000E40E5" w:rsidP="004B558E">
      <w:pPr>
        <w:ind w:left="1440"/>
      </w:pPr>
      <w:r>
        <w:t>(</w:t>
      </w:r>
      <w:r w:rsidR="00AD5F82" w:rsidRPr="00AD5F82">
        <w:t xml:space="preserve">La </w:t>
      </w:r>
      <w:r w:rsidR="00AD5F82">
        <w:t xml:space="preserve">creazione della </w:t>
      </w:r>
      <w:r w:rsidR="00AD5F82" w:rsidRPr="00AD5F82">
        <w:t xml:space="preserve">folder LEAN_FE.Configuration è </w:t>
      </w:r>
      <w:r w:rsidR="00AD5F82">
        <w:t xml:space="preserve">descritta nel punto </w:t>
      </w:r>
      <w:r w:rsidR="00AD5F82">
        <w:rPr>
          <w:rFonts w:cs="Arial"/>
        </w:rPr>
        <w:t>§</w:t>
      </w:r>
      <w:r w:rsidR="00DF71BC">
        <w:rPr>
          <w:rFonts w:cs="Arial"/>
        </w:rPr>
        <w:fldChar w:fldCharType="begin"/>
      </w:r>
      <w:r w:rsidR="00DF71BC">
        <w:rPr>
          <w:rFonts w:cs="Arial"/>
        </w:rPr>
        <w:instrText xml:space="preserve"> REF _Ref487021688 \w \h </w:instrText>
      </w:r>
      <w:r w:rsidR="00DF71BC">
        <w:rPr>
          <w:rFonts w:cs="Arial"/>
        </w:rPr>
      </w:r>
      <w:r w:rsidR="00DF71BC">
        <w:rPr>
          <w:rFonts w:cs="Arial"/>
        </w:rPr>
        <w:fldChar w:fldCharType="separate"/>
      </w:r>
      <w:r w:rsidR="00DF71BC">
        <w:rPr>
          <w:rFonts w:cs="Arial"/>
        </w:rPr>
        <w:t>4.1</w:t>
      </w:r>
      <w:r w:rsidR="00DF71BC">
        <w:rPr>
          <w:rFonts w:cs="Arial"/>
        </w:rPr>
        <w:fldChar w:fldCharType="end"/>
      </w:r>
      <w:r>
        <w:rPr>
          <w:rFonts w:cs="Arial"/>
        </w:rPr>
        <w:t>)</w:t>
      </w:r>
    </w:p>
    <w:p w14:paraId="6A489FB8" w14:textId="77777777" w:rsidR="00B7521A" w:rsidRPr="004B558E" w:rsidRDefault="00B7521A" w:rsidP="008B2F58">
      <w:pPr>
        <w:numPr>
          <w:ilvl w:val="1"/>
          <w:numId w:val="20"/>
        </w:numPr>
      </w:pPr>
      <w:r>
        <w:rPr>
          <w:color w:val="000000"/>
        </w:rPr>
        <w:t>Aggiungere i seguenti parametri della JVM:</w:t>
      </w:r>
    </w:p>
    <w:p w14:paraId="7F243C6B" w14:textId="77777777" w:rsidR="000E40E5" w:rsidRPr="004B558E" w:rsidRDefault="00B7521A" w:rsidP="004B558E">
      <w:pPr>
        <w:numPr>
          <w:ilvl w:val="2"/>
          <w:numId w:val="20"/>
        </w:numPr>
      </w:pPr>
      <w:r>
        <w:rPr>
          <w:color w:val="000000"/>
        </w:rPr>
        <w:t>-Dweblogic.threadpool.MinPoolSize=300</w:t>
      </w:r>
    </w:p>
    <w:p w14:paraId="2C2EC843" w14:textId="77777777" w:rsidR="00B7521A" w:rsidRPr="004B558E" w:rsidRDefault="000E40E5" w:rsidP="004B558E">
      <w:pPr>
        <w:numPr>
          <w:ilvl w:val="2"/>
          <w:numId w:val="20"/>
        </w:numPr>
      </w:pPr>
      <w:r>
        <w:rPr>
          <w:color w:val="000000"/>
        </w:rPr>
        <w:t>-</w:t>
      </w:r>
      <w:r w:rsidR="00B7521A">
        <w:rPr>
          <w:color w:val="000000"/>
        </w:rPr>
        <w:t>Dweblogic.threadpool.MaxPoolSize=600</w:t>
      </w:r>
    </w:p>
    <w:p w14:paraId="19C581B1" w14:textId="77777777" w:rsidR="000E40E5" w:rsidRDefault="000E40E5" w:rsidP="004B558E">
      <w:pPr>
        <w:numPr>
          <w:ilvl w:val="2"/>
          <w:numId w:val="20"/>
        </w:numPr>
      </w:pPr>
      <w:r>
        <w:t>-Dhttps.proxyHost=proxy-c4.etnoteam.com</w:t>
      </w:r>
    </w:p>
    <w:p w14:paraId="490D247D" w14:textId="77777777" w:rsidR="000E40E5" w:rsidRDefault="000E40E5" w:rsidP="004B558E">
      <w:pPr>
        <w:numPr>
          <w:ilvl w:val="2"/>
          <w:numId w:val="20"/>
        </w:numPr>
      </w:pPr>
      <w:r>
        <w:t>-Dhttps.proxyPort=8080</w:t>
      </w:r>
    </w:p>
    <w:p w14:paraId="183DAA4D" w14:textId="77777777" w:rsidR="000E40E5" w:rsidRDefault="000E40E5" w:rsidP="004B558E">
      <w:pPr>
        <w:numPr>
          <w:ilvl w:val="2"/>
          <w:numId w:val="20"/>
        </w:numPr>
      </w:pPr>
      <w:r>
        <w:t>-Dhttp.proxyHost=proxy-c4.etnoteam.com</w:t>
      </w:r>
    </w:p>
    <w:p w14:paraId="10BB0C1D" w14:textId="77777777" w:rsidR="000E40E5" w:rsidRDefault="000E40E5" w:rsidP="004B558E">
      <w:pPr>
        <w:numPr>
          <w:ilvl w:val="2"/>
          <w:numId w:val="20"/>
        </w:numPr>
      </w:pPr>
      <w:r>
        <w:t>-Dhttp.proxyPort=8080</w:t>
      </w:r>
    </w:p>
    <w:p w14:paraId="72CC7A97" w14:textId="77777777" w:rsidR="000E40E5" w:rsidRDefault="000E40E5" w:rsidP="004B558E">
      <w:pPr>
        <w:numPr>
          <w:ilvl w:val="2"/>
          <w:numId w:val="20"/>
        </w:numPr>
        <w:rPr>
          <w:i/>
        </w:rPr>
      </w:pPr>
      <w:r>
        <w:t>-Dhttp.no</w:t>
      </w:r>
      <w:r w:rsidR="00EE5D2B">
        <w:t>n</w:t>
      </w:r>
      <w:r>
        <w:t>ProxyHosts=</w:t>
      </w:r>
      <w:r>
        <w:rPr>
          <w:i/>
        </w:rPr>
        <w:t>&lt;IP del layer  di BL&gt;|localhost|&lt;hostname del decoupling layer&gt;|&lt;hostname del layer BL&gt;</w:t>
      </w:r>
    </w:p>
    <w:p w14:paraId="2987ECB1" w14:textId="77777777" w:rsidR="00CA0A12" w:rsidRPr="00EB4D18" w:rsidRDefault="00CA0A12" w:rsidP="00CA0A12">
      <w:pPr>
        <w:numPr>
          <w:ilvl w:val="2"/>
          <w:numId w:val="20"/>
        </w:numPr>
      </w:pPr>
      <w:r w:rsidRPr="00EB4D18">
        <w:t>-Dweblogic.jndi.relaxVersionLookup=true</w:t>
      </w:r>
    </w:p>
    <w:p w14:paraId="5E900343" w14:textId="77777777" w:rsidR="00CA0A12" w:rsidRPr="00EB4D18" w:rsidRDefault="00CA0A12" w:rsidP="00CA0A12">
      <w:pPr>
        <w:numPr>
          <w:ilvl w:val="2"/>
          <w:numId w:val="20"/>
        </w:numPr>
      </w:pPr>
      <w:r w:rsidRPr="00EB4D18">
        <w:t>-Dweblogic.jndi.allowExternalAppLookup=true</w:t>
      </w:r>
    </w:p>
    <w:p w14:paraId="55DA0DAF" w14:textId="77777777" w:rsidR="00CA0A12" w:rsidRPr="00D266DF" w:rsidRDefault="00CA0A12" w:rsidP="00D266DF">
      <w:pPr>
        <w:numPr>
          <w:ilvl w:val="2"/>
          <w:numId w:val="20"/>
        </w:numPr>
      </w:pPr>
      <w:r w:rsidRPr="00EB4D18">
        <w:t>-Dweblogic.jndi.allowGlobalResourceLookup=true</w:t>
      </w:r>
    </w:p>
    <w:p w14:paraId="294BE571" w14:textId="77777777" w:rsidR="000E40E5" w:rsidRPr="00AD5F82" w:rsidRDefault="000E40E5" w:rsidP="004B558E">
      <w:pPr>
        <w:ind w:left="2160"/>
      </w:pPr>
    </w:p>
    <w:p w14:paraId="5FADE4FC" w14:textId="77777777" w:rsidR="008B2F58" w:rsidRPr="008B2F58" w:rsidRDefault="008B2F58" w:rsidP="008B2F58">
      <w:pPr>
        <w:numPr>
          <w:ilvl w:val="0"/>
          <w:numId w:val="20"/>
        </w:numPr>
      </w:pPr>
      <w:r w:rsidRPr="008B2F58">
        <w:t>Per far sì che le configurazioni vengano recepite dal server, è necessario riavviare.</w:t>
      </w:r>
    </w:p>
    <w:p w14:paraId="2D367595" w14:textId="77777777" w:rsidR="008B2F58" w:rsidRDefault="008B2F58" w:rsidP="008B2F58">
      <w:r>
        <w:t>Ripetere le operazioni dalla 2. Alla 5. per tutti i managed del dominio</w:t>
      </w:r>
    </w:p>
    <w:p w14:paraId="1D49AD66" w14:textId="77777777" w:rsidR="008B2F58" w:rsidRDefault="008B2F58" w:rsidP="008B2F58">
      <w:pPr>
        <w:pStyle w:val="Heading2"/>
      </w:pPr>
      <w:bookmarkStart w:id="113" w:name="_Toc14352900"/>
      <w:r>
        <w:t>Configurazione JVM</w:t>
      </w:r>
      <w:bookmarkEnd w:id="113"/>
    </w:p>
    <w:p w14:paraId="2E8DD47C" w14:textId="77777777" w:rsidR="008B2F58" w:rsidRDefault="008B2F58" w:rsidP="008B2F58">
      <w:r w:rsidRPr="008B2F58">
        <w:t xml:space="preserve">È necessario configurare i parametri </w:t>
      </w:r>
      <w:r>
        <w:t>della security della JVM:</w:t>
      </w:r>
    </w:p>
    <w:p w14:paraId="121D55E4" w14:textId="77777777" w:rsidR="008B2F58" w:rsidRPr="009F2242" w:rsidRDefault="008B2F58" w:rsidP="009F2242">
      <w:pPr>
        <w:numPr>
          <w:ilvl w:val="0"/>
          <w:numId w:val="21"/>
        </w:numPr>
      </w:pPr>
      <w:r w:rsidRPr="009F2242">
        <w:t xml:space="preserve">Nel folder </w:t>
      </w:r>
      <w:r w:rsidR="009F2242" w:rsidRPr="009F2242">
        <w:t>/&lt;jdk_home&gt;/jre/lib/security, sostituire I jar US_export_policy.jar e local_policy.jar con quelli contenuti nel jar allegato:</w:t>
      </w:r>
    </w:p>
    <w:p w14:paraId="0A74D230" w14:textId="77777777" w:rsidR="008B2F58" w:rsidRDefault="008B2F58" w:rsidP="008B2F58">
      <w:pPr>
        <w:numPr>
          <w:ilvl w:val="1"/>
          <w:numId w:val="21"/>
        </w:numPr>
      </w:pPr>
      <w:r>
        <w:object w:dxaOrig="1537" w:dyaOrig="816" w14:anchorId="1825B4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0.5pt" o:ole="">
            <v:imagedata r:id="rId8" o:title=""/>
          </v:shape>
          <o:OLEObject Type="Embed" ProgID="Package" ShapeID="_x0000_i1025" DrawAspect="Content" ObjectID="_1626161398" r:id="rId9"/>
        </w:object>
      </w:r>
    </w:p>
    <w:p w14:paraId="3EB0446B" w14:textId="77777777" w:rsidR="009F2242" w:rsidRDefault="009F2242" w:rsidP="009F2242">
      <w:pPr>
        <w:numPr>
          <w:ilvl w:val="0"/>
          <w:numId w:val="21"/>
        </w:numPr>
      </w:pPr>
      <w:r>
        <w:t xml:space="preserve">Configurare il file </w:t>
      </w:r>
      <w:r w:rsidRPr="009F2242">
        <w:t>java.security</w:t>
      </w:r>
      <w:r>
        <w:t xml:space="preserve"> aggiungendo le righe evidenziate sotto:</w:t>
      </w:r>
    </w:p>
    <w:p w14:paraId="0B3D9391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security.provider.1=sun.security.provider.Sun</w:t>
      </w:r>
    </w:p>
    <w:p w14:paraId="5452DB38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security.provider.2=sun.security.rsa.SunRsaSign</w:t>
      </w:r>
    </w:p>
    <w:p w14:paraId="09B0E05E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security.provider.3=sun.security.ec.SunEC</w:t>
      </w:r>
    </w:p>
    <w:p w14:paraId="619C34A3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security.provider.4=com.sun.net.ssl.internal.ssl.Provider</w:t>
      </w:r>
    </w:p>
    <w:p w14:paraId="409C3DC9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lastRenderedPageBreak/>
        <w:t>security.provider.5=com.sun.crypto.provider.SunJCE</w:t>
      </w:r>
    </w:p>
    <w:p w14:paraId="44FB296D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security.provider.6=sun.security.jgss.SunProvider</w:t>
      </w:r>
    </w:p>
    <w:p w14:paraId="72711987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security.provider.7=com.sun.security.sasl.Provider</w:t>
      </w:r>
    </w:p>
    <w:p w14:paraId="77ED5590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security.provider.8=org.jcp.xml.dsig.internal.dom.XMLDSigRI</w:t>
      </w:r>
    </w:p>
    <w:p w14:paraId="66F86986" w14:textId="77777777" w:rsidR="009F2242" w:rsidRPr="009F2242" w:rsidRDefault="009F2242" w:rsidP="009F2242">
      <w:pPr>
        <w:ind w:left="1440"/>
        <w:rPr>
          <w:lang w:val="en-US"/>
        </w:rPr>
      </w:pPr>
      <w:r w:rsidRPr="009F2242">
        <w:rPr>
          <w:lang w:val="en-US"/>
        </w:rPr>
        <w:t>security.provider.9=sun.security.smartcardio.SunPCSC</w:t>
      </w:r>
    </w:p>
    <w:p w14:paraId="62F52F64" w14:textId="77777777" w:rsidR="009F2242" w:rsidRPr="009F2242" w:rsidRDefault="009F2242" w:rsidP="009F2242">
      <w:pPr>
        <w:ind w:left="1440"/>
        <w:rPr>
          <w:highlight w:val="yellow"/>
          <w:lang w:val="en-US"/>
        </w:rPr>
      </w:pPr>
      <w:r w:rsidRPr="009F2242">
        <w:rPr>
          <w:highlight w:val="yellow"/>
          <w:lang w:val="en-US"/>
        </w:rPr>
        <w:t>security.provider.10=sun.security.mscapi.SunMSCAPI</w:t>
      </w:r>
    </w:p>
    <w:p w14:paraId="7327F6E0" w14:textId="77777777" w:rsidR="009F2242" w:rsidRDefault="009F2242" w:rsidP="009F2242">
      <w:pPr>
        <w:ind w:left="1440"/>
        <w:rPr>
          <w:lang w:val="en-US"/>
        </w:rPr>
      </w:pPr>
      <w:r w:rsidRPr="009F2242">
        <w:rPr>
          <w:highlight w:val="yellow"/>
          <w:lang w:val="en-US"/>
        </w:rPr>
        <w:t>security.provider.11=org.bouncycastle.jce.provider.BouncyCastleProvider</w:t>
      </w:r>
    </w:p>
    <w:p w14:paraId="5F36F0A0" w14:textId="77777777" w:rsidR="009F2242" w:rsidRDefault="009F2242" w:rsidP="009F2242">
      <w:r w:rsidRPr="009F2242">
        <w:t xml:space="preserve">Per far sì che le modifiche vengano recepite, è necessario restartare </w:t>
      </w:r>
      <w:r>
        <w:t>i</w:t>
      </w:r>
      <w:r w:rsidRPr="009F2242">
        <w:t xml:space="preserve"> managed server.</w:t>
      </w:r>
    </w:p>
    <w:p w14:paraId="59BA10B3" w14:textId="77777777" w:rsidR="008701B6" w:rsidRDefault="008701B6" w:rsidP="008701B6">
      <w:pPr>
        <w:pStyle w:val="Heading2"/>
      </w:pPr>
      <w:bookmarkStart w:id="114" w:name="_Toc14352901"/>
      <w:r>
        <w:t>SSL Hostname verifier</w:t>
      </w:r>
      <w:bookmarkEnd w:id="114"/>
    </w:p>
    <w:p w14:paraId="521F966B" w14:textId="77777777" w:rsidR="008701B6" w:rsidRDefault="008701B6" w:rsidP="008701B6">
      <w:r w:rsidRPr="008701B6">
        <w:t xml:space="preserve">L’integrazione con alcuni partner (Namirial) necessita di adoperare un SSL Hostname Verifier sempre di Weblogic ma che consenta di accettare certificati SSL contenenti wildcards (*). </w:t>
      </w:r>
    </w:p>
    <w:p w14:paraId="20DA5639" w14:textId="77777777" w:rsidR="008701B6" w:rsidRDefault="008701B6" w:rsidP="009F2242">
      <w:r>
        <w:t xml:space="preserve">Ambiente </w:t>
      </w:r>
      <w:r>
        <w:sym w:font="Wingdings" w:char="F0E0"/>
      </w:r>
      <w:r>
        <w:t xml:space="preserve"> Server </w:t>
      </w:r>
      <w:r>
        <w:sym w:font="Wingdings" w:char="F0E0"/>
      </w:r>
      <w:r>
        <w:t xml:space="preserve"> &lt;server_name&gt; </w:t>
      </w:r>
      <w:r>
        <w:sym w:font="Wingdings" w:char="F0E0"/>
      </w:r>
      <w:r>
        <w:t xml:space="preserve"> SSL </w:t>
      </w:r>
      <w:r>
        <w:sym w:font="Wingdings" w:char="F0E0"/>
      </w:r>
      <w:r>
        <w:t xml:space="preserve"> Avanzate</w:t>
      </w:r>
    </w:p>
    <w:p w14:paraId="732A89E4" w14:textId="77777777" w:rsidR="008701B6" w:rsidRDefault="008701B6" w:rsidP="009F2242">
      <w:r>
        <w:t xml:space="preserve">Quindi selezionare </w:t>
      </w:r>
    </w:p>
    <w:p w14:paraId="41F8F114" w14:textId="77777777" w:rsidR="008701B6" w:rsidRDefault="008701B6" w:rsidP="008701B6">
      <w:pPr>
        <w:ind w:firstLine="708"/>
      </w:pPr>
      <w:r w:rsidRPr="008701B6">
        <w:t>Verifica nome host:</w:t>
      </w:r>
      <w:r>
        <w:t>”Valore nome host personalizzato”</w:t>
      </w:r>
    </w:p>
    <w:p w14:paraId="064572D9" w14:textId="77777777" w:rsidR="008701B6" w:rsidRDefault="008701B6" w:rsidP="009F2242">
      <w:r>
        <w:t>Quindi valorizzare il campo</w:t>
      </w:r>
    </w:p>
    <w:p w14:paraId="3153957F" w14:textId="77777777" w:rsidR="008701B6" w:rsidRDefault="008701B6" w:rsidP="009F2242">
      <w:r>
        <w:tab/>
      </w:r>
      <w:r w:rsidRPr="008701B6">
        <w:t>Verificatore nome host personalizzato:</w:t>
      </w:r>
      <w:r>
        <w:t xml:space="preserve"> </w:t>
      </w:r>
      <w:r w:rsidRPr="008701B6">
        <w:t>weblogic.security.utils.SSLWLSWildcardHostnameVerifier</w:t>
      </w:r>
    </w:p>
    <w:p w14:paraId="6E9AF87C" w14:textId="77777777" w:rsidR="00C90791" w:rsidRDefault="00C90791" w:rsidP="009F2242"/>
    <w:p w14:paraId="4A3B9499" w14:textId="77777777" w:rsidR="00B204D2" w:rsidRDefault="00B204D2" w:rsidP="00B204D2">
      <w:pPr>
        <w:pStyle w:val="Heading2"/>
      </w:pPr>
      <w:bookmarkStart w:id="115" w:name="_Toc14352902"/>
      <w:r>
        <w:t>SSL Certificates installation</w:t>
      </w:r>
      <w:bookmarkEnd w:id="115"/>
    </w:p>
    <w:p w14:paraId="6AC08C9E" w14:textId="77777777" w:rsidR="00B204D2" w:rsidRDefault="00B204D2" w:rsidP="00B204D2">
      <w:r w:rsidRPr="008701B6">
        <w:t>L’integrazione con alcuni partner (</w:t>
      </w:r>
      <w:r>
        <w:t>Cartasi/xpay</w:t>
      </w:r>
      <w:r w:rsidRPr="008701B6">
        <w:t xml:space="preserve">) necessita di adoperare </w:t>
      </w:r>
      <w:r>
        <w:t>dell’installazione di alcuni certificati all’interno del file cacerts.</w:t>
      </w:r>
    </w:p>
    <w:p w14:paraId="77DF7DD5" w14:textId="77777777" w:rsidR="00B204D2" w:rsidRDefault="00B204D2" w:rsidP="00B204D2">
      <w:r>
        <w:t>Per eseguire tale operazione è necessario:</w:t>
      </w:r>
    </w:p>
    <w:p w14:paraId="53EB5EEC" w14:textId="77777777" w:rsidR="00B204D2" w:rsidRDefault="00B204D2" w:rsidP="00B204D2">
      <w:pPr>
        <w:numPr>
          <w:ilvl w:val="0"/>
          <w:numId w:val="34"/>
        </w:numPr>
      </w:pPr>
      <w:r>
        <w:t>Individuare il percorso del file cacerts utilizzato da weblogic:</w:t>
      </w:r>
    </w:p>
    <w:p w14:paraId="07A55808" w14:textId="77777777" w:rsidR="00B204D2" w:rsidRDefault="00B204D2" w:rsidP="00B204D2">
      <w:pPr>
        <w:numPr>
          <w:ilvl w:val="1"/>
          <w:numId w:val="34"/>
        </w:numPr>
      </w:pPr>
      <w:r>
        <w:t>Aprire la console WLS</w:t>
      </w:r>
    </w:p>
    <w:p w14:paraId="6D2EEBA4" w14:textId="77777777" w:rsidR="00B204D2" w:rsidRDefault="00B204D2" w:rsidP="00B204D2">
      <w:pPr>
        <w:numPr>
          <w:ilvl w:val="1"/>
          <w:numId w:val="34"/>
        </w:numPr>
      </w:pPr>
      <w:r>
        <w:t>A</w:t>
      </w:r>
      <w:r w:rsidRPr="00763663">
        <w:t>ndare su E</w:t>
      </w:r>
      <w:r w:rsidRPr="00AB57CF">
        <w:t>nvironment</w:t>
      </w:r>
      <w:r>
        <w:t xml:space="preserve"> </w:t>
      </w:r>
      <w:r>
        <w:sym w:font="Wingdings" w:char="F0E0"/>
      </w:r>
      <w:r>
        <w:t xml:space="preserve"> Servers </w:t>
      </w:r>
      <w:r>
        <w:sym w:font="Wingdings" w:char="F0E0"/>
      </w:r>
      <w:r>
        <w:t xml:space="preserve"> Selezionare uno dei due server </w:t>
      </w:r>
      <w:r>
        <w:sym w:font="Wingdings" w:char="F0E0"/>
      </w:r>
      <w:r>
        <w:t xml:space="preserve">Tab Configuration </w:t>
      </w:r>
      <w:r>
        <w:sym w:font="Wingdings" w:char="F0E0"/>
      </w:r>
      <w:r>
        <w:t xml:space="preserve"> Tab Keystores</w:t>
      </w:r>
    </w:p>
    <w:p w14:paraId="3C12F062" w14:textId="6786C5A4" w:rsidR="00B204D2" w:rsidRDefault="002C5430" w:rsidP="00B204D2">
      <w:pPr>
        <w:ind w:left="1440"/>
      </w:pPr>
      <w:r w:rsidRPr="005A5145">
        <w:rPr>
          <w:noProof/>
          <w:lang w:val="en-US" w:eastAsia="en-US"/>
        </w:rPr>
        <w:lastRenderedPageBreak/>
        <w:drawing>
          <wp:inline distT="0" distB="0" distL="0" distR="0" wp14:anchorId="7989870E" wp14:editId="5995EBE0">
            <wp:extent cx="3848100" cy="2676525"/>
            <wp:effectExtent l="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B88B" w14:textId="77777777" w:rsidR="00B204D2" w:rsidRPr="00AB57CF" w:rsidRDefault="00B204D2" w:rsidP="00B204D2">
      <w:pPr>
        <w:numPr>
          <w:ilvl w:val="1"/>
          <w:numId w:val="34"/>
        </w:numPr>
      </w:pPr>
      <w:r>
        <w:t>Individuare il percorso del keystore definito dal campo “</w:t>
      </w:r>
      <w:r>
        <w:rPr>
          <w:rStyle w:val="likelabel"/>
        </w:rPr>
        <w:t>Java Standard Trust Keystore”. (attualmente “</w:t>
      </w:r>
      <w:r>
        <w:t xml:space="preserve">/app/application/jdk1.8.0_131/jre/lib/security/cacerts”), da ora definito </w:t>
      </w:r>
      <w:r>
        <w:rPr>
          <w:lang w:val="en-US"/>
        </w:rPr>
        <w:t>&lt;keyStorePath&gt;</w:t>
      </w:r>
      <w:r>
        <w:t>.</w:t>
      </w:r>
    </w:p>
    <w:p w14:paraId="40607746" w14:textId="77777777" w:rsidR="00B204D2" w:rsidRDefault="00B204D2" w:rsidP="00B204D2"/>
    <w:p w14:paraId="4FCC9CE8" w14:textId="77777777" w:rsidR="00B204D2" w:rsidRDefault="00B204D2" w:rsidP="00B204D2">
      <w:pPr>
        <w:numPr>
          <w:ilvl w:val="0"/>
          <w:numId w:val="34"/>
        </w:numPr>
      </w:pPr>
      <w:r>
        <w:t>Effettuare l’upload dei file .cer in una cartella accessibile in lettura/scrittura (da ora definita &lt;uploadPath&gt;).</w:t>
      </w:r>
    </w:p>
    <w:p w14:paraId="77AC605F" w14:textId="77777777" w:rsidR="00B204D2" w:rsidRDefault="00B204D2" w:rsidP="00B204D2">
      <w:pPr>
        <w:numPr>
          <w:ilvl w:val="0"/>
          <w:numId w:val="34"/>
        </w:numPr>
      </w:pPr>
      <w:r>
        <w:t>Installare i file .cer allegati nel pacchetto zip seguente con il seguente comando.</w:t>
      </w:r>
    </w:p>
    <w:p w14:paraId="2AFA1287" w14:textId="77777777" w:rsidR="00B204D2" w:rsidRDefault="00B204D2" w:rsidP="00B204D2">
      <w:pPr>
        <w:numPr>
          <w:ilvl w:val="1"/>
          <w:numId w:val="34"/>
        </w:numPr>
        <w:rPr>
          <w:lang w:val="en-US"/>
        </w:rPr>
      </w:pPr>
      <w:r w:rsidRPr="00AB57CF">
        <w:rPr>
          <w:lang w:val="en-US"/>
        </w:rPr>
        <w:t>/app/application/jdk1.8.0_131/jre/bin/keytool -importcert -keystore &lt;keyStorePath&gt; -storepass</w:t>
      </w:r>
      <w:r w:rsidRPr="00924888">
        <w:rPr>
          <w:lang w:val="en-US"/>
        </w:rPr>
        <w:t xml:space="preserve"> &lt;keyStorePassword&gt; -alias ecommercecartasiintermediate -file &lt;uploadPath&gt;/</w:t>
      </w:r>
      <w:r w:rsidRPr="00AB57CF">
        <w:rPr>
          <w:lang w:val="en-US"/>
        </w:rPr>
        <w:t>IntermediateCA.cer</w:t>
      </w:r>
    </w:p>
    <w:p w14:paraId="56A57BD1" w14:textId="77777777" w:rsidR="00B204D2" w:rsidRPr="00AB57CF" w:rsidRDefault="00B204D2" w:rsidP="00B204D2">
      <w:pPr>
        <w:numPr>
          <w:ilvl w:val="1"/>
          <w:numId w:val="34"/>
        </w:numPr>
        <w:rPr>
          <w:lang w:val="en-US"/>
        </w:rPr>
      </w:pPr>
      <w:r w:rsidRPr="00AB57CF">
        <w:rPr>
          <w:lang w:val="en-US"/>
        </w:rPr>
        <w:t xml:space="preserve">/app/application/jdk1.8.0_131/jre/bin/keytool -importcert </w:t>
      </w:r>
      <w:r w:rsidRPr="00327635">
        <w:rPr>
          <w:lang w:val="en-US"/>
        </w:rPr>
        <w:t xml:space="preserve">-keystore </w:t>
      </w:r>
      <w:r>
        <w:rPr>
          <w:lang w:val="en-US"/>
        </w:rPr>
        <w:t>&lt;keyStorePath&gt;</w:t>
      </w:r>
      <w:r w:rsidRPr="00327635">
        <w:rPr>
          <w:lang w:val="en-US"/>
        </w:rPr>
        <w:t xml:space="preserve"> -storepass</w:t>
      </w:r>
      <w:r>
        <w:rPr>
          <w:lang w:val="en-US"/>
        </w:rPr>
        <w:t xml:space="preserve"> &lt;keyStorePassword&gt;</w:t>
      </w:r>
      <w:r w:rsidRPr="00327635">
        <w:rPr>
          <w:lang w:val="en-US"/>
        </w:rPr>
        <w:t xml:space="preserve"> </w:t>
      </w:r>
      <w:r w:rsidRPr="00AB57CF">
        <w:rPr>
          <w:lang w:val="en-US"/>
        </w:rPr>
        <w:t xml:space="preserve">-alias ecommercecartasiroot -file </w:t>
      </w:r>
      <w:r w:rsidRPr="00924888">
        <w:rPr>
          <w:lang w:val="en-US"/>
        </w:rPr>
        <w:t>&lt;uploadPath&gt;/</w:t>
      </w:r>
      <w:r w:rsidRPr="00AB57CF">
        <w:rPr>
          <w:lang w:val="en-US"/>
        </w:rPr>
        <w:t>ssl_certificate.cer</w:t>
      </w:r>
    </w:p>
    <w:p w14:paraId="258BD24D" w14:textId="77777777" w:rsidR="00B204D2" w:rsidRDefault="00B204D2" w:rsidP="00B204D2">
      <w:pPr>
        <w:ind w:left="576"/>
      </w:pPr>
      <w:r w:rsidRPr="00924888">
        <w:t xml:space="preserve">Dove </w:t>
      </w:r>
      <w:r>
        <w:t xml:space="preserve">&lt;uploadPath&gt;è la cartella in cui sono stati caricati i file, </w:t>
      </w:r>
      <w:r w:rsidRPr="00924888">
        <w:t xml:space="preserve">&lt;keyStorePath&gt; è il path del keystore individuate al punto </w:t>
      </w:r>
      <w:r>
        <w:t xml:space="preserve">1 e </w:t>
      </w:r>
      <w:r w:rsidRPr="00924888">
        <w:t>&lt;keyStorePassword&gt;</w:t>
      </w:r>
      <w:r>
        <w:t xml:space="preserve"> è la password del file (se non è mai stata definita una password il valore di default è </w:t>
      </w:r>
      <w:r w:rsidRPr="00924888">
        <w:rPr>
          <w:i/>
        </w:rPr>
        <w:t>changeit</w:t>
      </w:r>
      <w:r>
        <w:t>).</w:t>
      </w:r>
    </w:p>
    <w:p w14:paraId="000F917E" w14:textId="77777777" w:rsidR="00B204D2" w:rsidRDefault="00B204D2" w:rsidP="00B204D2">
      <w:pPr>
        <w:ind w:firstLine="576"/>
      </w:pPr>
      <w:r>
        <w:t>Nota: alla domanda “</w:t>
      </w:r>
      <w:r w:rsidRPr="00924888">
        <w:t xml:space="preserve">Trust this certificate? [no]:” digitare </w:t>
      </w:r>
      <w:r w:rsidRPr="00924888">
        <w:rPr>
          <w:i/>
        </w:rPr>
        <w:t>yes</w:t>
      </w:r>
      <w:r w:rsidRPr="00924888">
        <w:t xml:space="preserve"> e premere invio.</w:t>
      </w:r>
    </w:p>
    <w:p w14:paraId="704D471E" w14:textId="77777777" w:rsidR="00B204D2" w:rsidRDefault="00B204D2" w:rsidP="00B204D2">
      <w:pPr>
        <w:ind w:firstLine="576"/>
      </w:pPr>
    </w:p>
    <w:p w14:paraId="5FAE3A84" w14:textId="77777777" w:rsidR="00B204D2" w:rsidRPr="00924888" w:rsidRDefault="00B204D2" w:rsidP="00B204D2">
      <w:pPr>
        <w:ind w:firstLine="576"/>
      </w:pPr>
      <w:r>
        <w:t>Archivio contenente i certificati:</w:t>
      </w:r>
    </w:p>
    <w:p w14:paraId="3A07C1BB" w14:textId="77777777" w:rsidR="00B204D2" w:rsidRDefault="00B204D2" w:rsidP="00B204D2">
      <w:pPr>
        <w:ind w:left="576"/>
        <w:rPr>
          <w:lang w:val="en-US"/>
        </w:rPr>
      </w:pPr>
      <w:r>
        <w:rPr>
          <w:lang w:val="en-US"/>
        </w:rPr>
        <w:object w:dxaOrig="2191" w:dyaOrig="810" w14:anchorId="2C0F2304">
          <v:shape id="_x0000_i1027" type="#_x0000_t75" style="width:109.5pt;height:40.5pt" o:ole="">
            <v:imagedata r:id="rId11" o:title=""/>
          </v:shape>
          <o:OLEObject Type="Embed" ProgID="Package" ShapeID="_x0000_i1027" DrawAspect="Content" ObjectID="_1626161399" r:id="rId12"/>
        </w:object>
      </w:r>
    </w:p>
    <w:p w14:paraId="569FEC5D" w14:textId="77777777" w:rsidR="00B204D2" w:rsidRDefault="00B204D2" w:rsidP="00B204D2">
      <w:pPr>
        <w:ind w:left="576"/>
      </w:pPr>
      <w:r w:rsidRPr="00924888">
        <w:t>Nota: tali certificate sono scarcabili all’indirizzo</w:t>
      </w:r>
      <w:r>
        <w:t xml:space="preserve">: </w:t>
      </w:r>
    </w:p>
    <w:p w14:paraId="503B85EC" w14:textId="77777777" w:rsidR="00B204D2" w:rsidRPr="00AB57CF" w:rsidRDefault="00B204D2" w:rsidP="00B204D2">
      <w:pPr>
        <w:numPr>
          <w:ilvl w:val="0"/>
          <w:numId w:val="35"/>
        </w:numPr>
      </w:pPr>
      <w:r w:rsidRPr="00160FDE">
        <w:t>https://getcert.websecurity.symantec.com/process/trust/home?digest=3b287363051a36a8bc0448bf88014f18</w:t>
      </w:r>
    </w:p>
    <w:p w14:paraId="168D9C48" w14:textId="77777777" w:rsidR="00B204D2" w:rsidRDefault="00B204D2" w:rsidP="00B204D2"/>
    <w:p w14:paraId="51B13F10" w14:textId="77777777" w:rsidR="00B204D2" w:rsidRDefault="00B204D2" w:rsidP="00B204D2">
      <w:pPr>
        <w:numPr>
          <w:ilvl w:val="0"/>
          <w:numId w:val="34"/>
        </w:numPr>
      </w:pPr>
      <w:r>
        <w:t>Al termine dell’operazione è necessario il riavvio delle managed per finalizzare la modifica.</w:t>
      </w:r>
    </w:p>
    <w:p w14:paraId="17CD188A" w14:textId="77777777" w:rsidR="00B204D2" w:rsidRDefault="00B204D2" w:rsidP="009F2242"/>
    <w:p w14:paraId="323323CD" w14:textId="77777777" w:rsidR="00C90791" w:rsidRDefault="00C90791" w:rsidP="009F2242"/>
    <w:p w14:paraId="6EF135C1" w14:textId="77777777" w:rsidR="00AD5EAE" w:rsidRDefault="00AD5EAE" w:rsidP="00AD5EAE">
      <w:pPr>
        <w:pStyle w:val="Heading2"/>
        <w:keepLines/>
        <w:tabs>
          <w:tab w:val="clear" w:pos="576"/>
        </w:tabs>
        <w:spacing w:before="200" w:after="0" w:line="276" w:lineRule="auto"/>
        <w:jc w:val="left"/>
      </w:pPr>
      <w:bookmarkStart w:id="116" w:name="_Toc487612967"/>
      <w:bookmarkStart w:id="117" w:name="_Toc487615947"/>
      <w:bookmarkStart w:id="118" w:name="_Toc14352903"/>
      <w:r>
        <w:t>JMS servers</w:t>
      </w:r>
      <w:bookmarkEnd w:id="116"/>
      <w:bookmarkEnd w:id="117"/>
      <w:bookmarkEnd w:id="118"/>
    </w:p>
    <w:p w14:paraId="36A8157D" w14:textId="77777777" w:rsidR="00AD5EAE" w:rsidRPr="004B558E" w:rsidRDefault="00AD5EAE" w:rsidP="00AD5EAE">
      <w:pPr>
        <w:pStyle w:val="BodyText"/>
        <w:numPr>
          <w:ilvl w:val="0"/>
          <w:numId w:val="25"/>
        </w:numPr>
        <w:spacing w:before="120" w:after="160" w:line="240" w:lineRule="auto"/>
        <w:ind w:left="567" w:hanging="207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Login on WLS admin console</w:t>
      </w:r>
    </w:p>
    <w:p w14:paraId="694D374C" w14:textId="77777777" w:rsidR="00AD5EAE" w:rsidRPr="00D40B35" w:rsidRDefault="00AD5EAE" w:rsidP="00AD5EAE">
      <w:pPr>
        <w:pStyle w:val="BodyText"/>
        <w:numPr>
          <w:ilvl w:val="0"/>
          <w:numId w:val="25"/>
        </w:numPr>
        <w:spacing w:before="120" w:after="160" w:line="240" w:lineRule="auto"/>
        <w:ind w:left="567" w:hanging="207"/>
        <w:rPr>
          <w:sz w:val="20"/>
          <w:szCs w:val="24"/>
          <w:lang w:val="en-US" w:eastAsia="it-IT"/>
          <w:rPrChange w:id="119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20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Go tot Services </w:t>
      </w:r>
      <w:r w:rsidRPr="004B558E">
        <w:rPr>
          <w:sz w:val="20"/>
          <w:szCs w:val="24"/>
          <w:lang w:eastAsia="it-IT"/>
        </w:rPr>
        <w:sym w:font="Wingdings" w:char="F0E0"/>
      </w:r>
      <w:r w:rsidRPr="00D40B35">
        <w:rPr>
          <w:sz w:val="20"/>
          <w:szCs w:val="24"/>
          <w:lang w:val="en-US" w:eastAsia="it-IT"/>
          <w:rPrChange w:id="121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 Messages </w:t>
      </w:r>
      <w:r w:rsidRPr="004B558E">
        <w:rPr>
          <w:sz w:val="20"/>
          <w:szCs w:val="24"/>
          <w:lang w:eastAsia="it-IT"/>
        </w:rPr>
        <w:sym w:font="Wingdings" w:char="F0E0"/>
      </w:r>
      <w:r w:rsidRPr="00D40B35">
        <w:rPr>
          <w:sz w:val="20"/>
          <w:szCs w:val="24"/>
          <w:lang w:val="en-US" w:eastAsia="it-IT"/>
          <w:rPrChange w:id="122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 JMS Server </w:t>
      </w:r>
    </w:p>
    <w:p w14:paraId="524F451C" w14:textId="77777777" w:rsidR="00AD5EAE" w:rsidRPr="004B558E" w:rsidRDefault="00AD5EAE" w:rsidP="00AD5EAE">
      <w:pPr>
        <w:pStyle w:val="BodyText"/>
        <w:numPr>
          <w:ilvl w:val="0"/>
          <w:numId w:val="25"/>
        </w:numPr>
        <w:spacing w:before="120" w:after="160" w:line="240" w:lineRule="auto"/>
        <w:ind w:left="567" w:hanging="207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on New</w:t>
      </w:r>
    </w:p>
    <w:p w14:paraId="461B2F98" w14:textId="4B102047" w:rsidR="00AD5EAE" w:rsidRPr="00411535" w:rsidRDefault="002C5430" w:rsidP="00AD5EAE">
      <w:pPr>
        <w:pStyle w:val="BodyText"/>
        <w:jc w:val="center"/>
        <w:rPr>
          <w:rFonts w:ascii="Calibri" w:hAnsi="Calibri"/>
          <w:sz w:val="22"/>
          <w:szCs w:val="22"/>
          <w:lang w:val="en-US"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drawing>
          <wp:inline distT="0" distB="0" distL="0" distR="0" wp14:anchorId="5BBF1EE7" wp14:editId="283D19B6">
            <wp:extent cx="5648325" cy="2114550"/>
            <wp:effectExtent l="0" t="0" r="0" b="0"/>
            <wp:docPr id="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ADB1" w14:textId="77777777" w:rsidR="00AD5EAE" w:rsidRPr="004B558E" w:rsidRDefault="00AD5EAE" w:rsidP="004B558E">
      <w:pPr>
        <w:pStyle w:val="BodyText"/>
        <w:numPr>
          <w:ilvl w:val="0"/>
          <w:numId w:val="25"/>
        </w:numPr>
        <w:spacing w:before="120" w:after="160" w:line="240" w:lineRule="auto"/>
        <w:ind w:left="567" w:hanging="207"/>
        <w:rPr>
          <w:sz w:val="20"/>
          <w:szCs w:val="24"/>
          <w:lang w:eastAsia="it-IT"/>
        </w:rPr>
      </w:pPr>
      <w:r w:rsidRPr="00D40B35">
        <w:rPr>
          <w:sz w:val="20"/>
          <w:szCs w:val="24"/>
          <w:lang w:val="en-US" w:eastAsia="it-IT"/>
          <w:rPrChange w:id="123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Digit name of JMS server. </w:t>
      </w:r>
      <w:r w:rsidRPr="004B558E">
        <w:rPr>
          <w:sz w:val="20"/>
          <w:szCs w:val="24"/>
          <w:lang w:eastAsia="it-IT"/>
        </w:rPr>
        <w:t>The possible value are:</w:t>
      </w:r>
    </w:p>
    <w:p w14:paraId="6DFD201C" w14:textId="77777777" w:rsidR="00AE3180" w:rsidRPr="004B558E" w:rsidRDefault="00AD5EA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4B558E">
        <w:rPr>
          <w:sz w:val="20"/>
          <w:szCs w:val="24"/>
          <w:lang w:val="en-US" w:eastAsia="it-IT"/>
        </w:rPr>
        <w:t>StrongDoxJmsServer_managed1</w:t>
      </w:r>
      <w:r w:rsidR="00AE3180" w:rsidRPr="004B558E">
        <w:rPr>
          <w:sz w:val="20"/>
          <w:szCs w:val="24"/>
          <w:lang w:val="en-US" w:eastAsia="it-IT"/>
        </w:rPr>
        <w:t>(</w:t>
      </w:r>
      <w:r w:rsidR="00AE3180" w:rsidRPr="00AE3180">
        <w:rPr>
          <w:sz w:val="20"/>
          <w:szCs w:val="24"/>
          <w:lang w:val="en-US" w:eastAsia="it-IT"/>
        </w:rPr>
        <w:t>is related to LEAN_BL1 managed server</w:t>
      </w:r>
      <w:r w:rsidR="00AE3180">
        <w:rPr>
          <w:sz w:val="20"/>
          <w:szCs w:val="24"/>
          <w:lang w:val="en-US" w:eastAsia="it-IT"/>
        </w:rPr>
        <w:t>)</w:t>
      </w:r>
    </w:p>
    <w:p w14:paraId="22C5D6F2" w14:textId="77777777" w:rsidR="00AE3180" w:rsidRDefault="00AD5EA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4B558E">
        <w:rPr>
          <w:sz w:val="20"/>
          <w:szCs w:val="24"/>
          <w:lang w:val="en-US" w:eastAsia="it-IT"/>
        </w:rPr>
        <w:t>StrongDoxJmsServer_managed2</w:t>
      </w:r>
      <w:r w:rsidR="00AE3180" w:rsidRPr="00BA6204">
        <w:rPr>
          <w:sz w:val="20"/>
          <w:szCs w:val="24"/>
          <w:lang w:val="en-US" w:eastAsia="it-IT"/>
        </w:rPr>
        <w:t>(</w:t>
      </w:r>
      <w:r w:rsidR="00AE3180">
        <w:rPr>
          <w:sz w:val="20"/>
          <w:szCs w:val="24"/>
          <w:lang w:val="en-US" w:eastAsia="it-IT"/>
        </w:rPr>
        <w:t>is related to LEAN_BL2</w:t>
      </w:r>
      <w:r w:rsidR="00AE3180" w:rsidRPr="00AE3180">
        <w:rPr>
          <w:sz w:val="20"/>
          <w:szCs w:val="24"/>
          <w:lang w:val="en-US" w:eastAsia="it-IT"/>
        </w:rPr>
        <w:t xml:space="preserve"> managed server</w:t>
      </w:r>
      <w:r w:rsidR="00AE3180">
        <w:rPr>
          <w:sz w:val="20"/>
          <w:szCs w:val="24"/>
          <w:lang w:val="en-US" w:eastAsia="it-IT"/>
        </w:rPr>
        <w:t>)</w:t>
      </w:r>
    </w:p>
    <w:p w14:paraId="1AD3D6A9" w14:textId="77777777" w:rsidR="004B558E" w:rsidRPr="004B558E" w:rsidRDefault="004B558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>
        <w:rPr>
          <w:sz w:val="20"/>
          <w:szCs w:val="24"/>
          <w:lang w:val="en-US" w:eastAsia="it-IT"/>
        </w:rPr>
        <w:t>InfoCert</w:t>
      </w:r>
      <w:r w:rsidRPr="004B558E">
        <w:rPr>
          <w:sz w:val="20"/>
          <w:szCs w:val="24"/>
          <w:lang w:val="en-US" w:eastAsia="it-IT"/>
        </w:rPr>
        <w:t>JmsServer_managed1(</w:t>
      </w:r>
      <w:r w:rsidRPr="00AE3180">
        <w:rPr>
          <w:sz w:val="20"/>
          <w:szCs w:val="24"/>
          <w:lang w:val="en-US" w:eastAsia="it-IT"/>
        </w:rPr>
        <w:t>is related to LEAN_BL1 managed server</w:t>
      </w:r>
      <w:r>
        <w:rPr>
          <w:sz w:val="20"/>
          <w:szCs w:val="24"/>
          <w:lang w:val="en-US" w:eastAsia="it-IT"/>
        </w:rPr>
        <w:t>)</w:t>
      </w:r>
    </w:p>
    <w:p w14:paraId="4BDED594" w14:textId="77777777" w:rsidR="004B558E" w:rsidRDefault="004B558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>
        <w:rPr>
          <w:sz w:val="20"/>
          <w:szCs w:val="24"/>
          <w:lang w:val="en-US" w:eastAsia="it-IT"/>
        </w:rPr>
        <w:t>InfoCert</w:t>
      </w:r>
      <w:r w:rsidRPr="004B558E">
        <w:rPr>
          <w:sz w:val="20"/>
          <w:szCs w:val="24"/>
          <w:lang w:val="en-US" w:eastAsia="it-IT"/>
        </w:rPr>
        <w:t>JmsServer_managed2</w:t>
      </w:r>
      <w:r w:rsidRPr="00BA6204">
        <w:rPr>
          <w:sz w:val="20"/>
          <w:szCs w:val="24"/>
          <w:lang w:val="en-US" w:eastAsia="it-IT"/>
        </w:rPr>
        <w:t>(</w:t>
      </w:r>
      <w:r>
        <w:rPr>
          <w:sz w:val="20"/>
          <w:szCs w:val="24"/>
          <w:lang w:val="en-US" w:eastAsia="it-IT"/>
        </w:rPr>
        <w:t>is related to LEAN_BL2</w:t>
      </w:r>
      <w:r w:rsidRPr="00AE3180">
        <w:rPr>
          <w:sz w:val="20"/>
          <w:szCs w:val="24"/>
          <w:lang w:val="en-US" w:eastAsia="it-IT"/>
        </w:rPr>
        <w:t xml:space="preserve"> managed server</w:t>
      </w:r>
      <w:r>
        <w:rPr>
          <w:sz w:val="20"/>
          <w:szCs w:val="24"/>
          <w:lang w:val="en-US" w:eastAsia="it-IT"/>
        </w:rPr>
        <w:t>)</w:t>
      </w:r>
    </w:p>
    <w:p w14:paraId="3EB473D8" w14:textId="77777777" w:rsidR="00FF5078" w:rsidRDefault="00FF5078" w:rsidP="00FF5078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FF5078">
        <w:rPr>
          <w:sz w:val="20"/>
          <w:szCs w:val="24"/>
          <w:lang w:val="en-US" w:eastAsia="it-IT"/>
        </w:rPr>
        <w:tab/>
        <w:t>MnpPostumaJMSServer-1</w:t>
      </w:r>
      <w:r w:rsidRPr="004B558E">
        <w:rPr>
          <w:sz w:val="20"/>
          <w:szCs w:val="24"/>
          <w:lang w:val="en-US" w:eastAsia="it-IT"/>
        </w:rPr>
        <w:t>_managed1(</w:t>
      </w:r>
      <w:r w:rsidRPr="00AE3180">
        <w:rPr>
          <w:sz w:val="20"/>
          <w:szCs w:val="24"/>
          <w:lang w:val="en-US" w:eastAsia="it-IT"/>
        </w:rPr>
        <w:t>is related to LEAN_BL1 managed server</w:t>
      </w:r>
      <w:r>
        <w:rPr>
          <w:sz w:val="20"/>
          <w:szCs w:val="24"/>
          <w:lang w:val="en-US" w:eastAsia="it-IT"/>
        </w:rPr>
        <w:t>)</w:t>
      </w:r>
    </w:p>
    <w:p w14:paraId="2BCD0095" w14:textId="77777777" w:rsidR="00FF5078" w:rsidRDefault="00FF5078" w:rsidP="00FF5078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FF5078">
        <w:rPr>
          <w:sz w:val="20"/>
          <w:szCs w:val="24"/>
          <w:lang w:val="en-US" w:eastAsia="it-IT"/>
        </w:rPr>
        <w:tab/>
        <w:t>MnpPostumaJMSServer-2</w:t>
      </w:r>
      <w:r w:rsidR="003E6127" w:rsidRPr="004B558E">
        <w:rPr>
          <w:sz w:val="20"/>
          <w:szCs w:val="24"/>
          <w:lang w:val="en-US" w:eastAsia="it-IT"/>
        </w:rPr>
        <w:t>_managed2</w:t>
      </w:r>
      <w:r w:rsidR="003E6127" w:rsidRPr="00BA6204">
        <w:rPr>
          <w:sz w:val="20"/>
          <w:szCs w:val="24"/>
          <w:lang w:val="en-US" w:eastAsia="it-IT"/>
        </w:rPr>
        <w:t>(</w:t>
      </w:r>
      <w:r w:rsidR="003E6127">
        <w:rPr>
          <w:sz w:val="20"/>
          <w:szCs w:val="24"/>
          <w:lang w:val="en-US" w:eastAsia="it-IT"/>
        </w:rPr>
        <w:t>is related to LEAN_BL2</w:t>
      </w:r>
      <w:r w:rsidR="003E6127" w:rsidRPr="00AE3180">
        <w:rPr>
          <w:sz w:val="20"/>
          <w:szCs w:val="24"/>
          <w:lang w:val="en-US" w:eastAsia="it-IT"/>
        </w:rPr>
        <w:t xml:space="preserve"> managed server</w:t>
      </w:r>
      <w:r w:rsidR="003E6127">
        <w:rPr>
          <w:sz w:val="20"/>
          <w:szCs w:val="24"/>
          <w:lang w:val="en-US" w:eastAsia="it-IT"/>
        </w:rPr>
        <w:t>)</w:t>
      </w:r>
    </w:p>
    <w:p w14:paraId="729C292B" w14:textId="77777777" w:rsidR="00EF1B61" w:rsidRDefault="00EF1B61" w:rsidP="00EF1B61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>
        <w:rPr>
          <w:sz w:val="20"/>
          <w:szCs w:val="24"/>
          <w:lang w:val="en-US" w:eastAsia="it-IT"/>
        </w:rPr>
        <w:t>XpayRollbackTransaction</w:t>
      </w:r>
      <w:r w:rsidR="002141D8">
        <w:rPr>
          <w:sz w:val="20"/>
          <w:szCs w:val="24"/>
          <w:lang w:val="en-US" w:eastAsia="it-IT"/>
        </w:rPr>
        <w:t>JMSServer</w:t>
      </w:r>
      <w:r w:rsidRPr="004B558E">
        <w:rPr>
          <w:sz w:val="20"/>
          <w:szCs w:val="24"/>
          <w:lang w:val="en-US" w:eastAsia="it-IT"/>
        </w:rPr>
        <w:t>_managed1(</w:t>
      </w:r>
      <w:r w:rsidRPr="00AE3180">
        <w:rPr>
          <w:sz w:val="20"/>
          <w:szCs w:val="24"/>
          <w:lang w:val="en-US" w:eastAsia="it-IT"/>
        </w:rPr>
        <w:t>is related to LEAN_BL1 managed server</w:t>
      </w:r>
      <w:r>
        <w:rPr>
          <w:sz w:val="20"/>
          <w:szCs w:val="24"/>
          <w:lang w:val="en-US" w:eastAsia="it-IT"/>
        </w:rPr>
        <w:t>)</w:t>
      </w:r>
    </w:p>
    <w:p w14:paraId="6BE45D0A" w14:textId="77777777" w:rsidR="00EF1B61" w:rsidRPr="00EF1B61" w:rsidRDefault="00EF1B61" w:rsidP="00EF1B61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>
        <w:rPr>
          <w:sz w:val="20"/>
          <w:szCs w:val="24"/>
          <w:lang w:val="en-US" w:eastAsia="it-IT"/>
        </w:rPr>
        <w:t>XpayRollbackTransaction</w:t>
      </w:r>
      <w:r w:rsidRPr="00FF5078">
        <w:rPr>
          <w:sz w:val="20"/>
          <w:szCs w:val="24"/>
          <w:lang w:val="en-US" w:eastAsia="it-IT"/>
        </w:rPr>
        <w:t>JMSServer</w:t>
      </w:r>
      <w:r w:rsidRPr="004B558E">
        <w:rPr>
          <w:sz w:val="20"/>
          <w:szCs w:val="24"/>
          <w:lang w:val="en-US" w:eastAsia="it-IT"/>
        </w:rPr>
        <w:t>_managed2</w:t>
      </w:r>
      <w:r w:rsidRPr="00BA6204">
        <w:rPr>
          <w:sz w:val="20"/>
          <w:szCs w:val="24"/>
          <w:lang w:val="en-US" w:eastAsia="it-IT"/>
        </w:rPr>
        <w:t>(</w:t>
      </w:r>
      <w:r>
        <w:rPr>
          <w:sz w:val="20"/>
          <w:szCs w:val="24"/>
          <w:lang w:val="en-US" w:eastAsia="it-IT"/>
        </w:rPr>
        <w:t>is related to LEAN_BL2</w:t>
      </w:r>
      <w:r w:rsidRPr="00AE3180">
        <w:rPr>
          <w:sz w:val="20"/>
          <w:szCs w:val="24"/>
          <w:lang w:val="en-US" w:eastAsia="it-IT"/>
        </w:rPr>
        <w:t xml:space="preserve"> managed server</w:t>
      </w:r>
      <w:r>
        <w:rPr>
          <w:sz w:val="20"/>
          <w:szCs w:val="24"/>
          <w:lang w:val="en-US" w:eastAsia="it-IT"/>
        </w:rPr>
        <w:t>)</w:t>
      </w:r>
    </w:p>
    <w:p w14:paraId="32D243BE" w14:textId="77777777" w:rsidR="00AD5EAE" w:rsidRPr="004B558E" w:rsidRDefault="00AD5EAE" w:rsidP="004B558E">
      <w:pPr>
        <w:pStyle w:val="BodyText"/>
        <w:spacing w:before="120" w:after="160" w:line="240" w:lineRule="auto"/>
        <w:ind w:left="708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Next.</w:t>
      </w:r>
      <w:r w:rsidR="00B57671">
        <w:rPr>
          <w:sz w:val="20"/>
          <w:szCs w:val="24"/>
          <w:lang w:eastAsia="it-IT"/>
        </w:rPr>
        <w:tab/>
      </w:r>
    </w:p>
    <w:p w14:paraId="477D9448" w14:textId="2524B454" w:rsidR="00AD5EAE" w:rsidRPr="00411535" w:rsidRDefault="002C5430" w:rsidP="00AD5EAE">
      <w:pPr>
        <w:pStyle w:val="BodyText"/>
        <w:jc w:val="center"/>
        <w:rPr>
          <w:rFonts w:ascii="Calibri" w:hAnsi="Calibri"/>
          <w:noProof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lastRenderedPageBreak/>
        <w:drawing>
          <wp:inline distT="0" distB="0" distL="0" distR="0" wp14:anchorId="4E116493" wp14:editId="26B91343">
            <wp:extent cx="5791200" cy="3038475"/>
            <wp:effectExtent l="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7A34" w14:textId="77777777" w:rsidR="00AD5EAE" w:rsidRPr="004B558E" w:rsidRDefault="00AD5EAE" w:rsidP="004B558E">
      <w:pPr>
        <w:pStyle w:val="BodyText"/>
        <w:numPr>
          <w:ilvl w:val="0"/>
          <w:numId w:val="25"/>
        </w:numPr>
        <w:spacing w:before="120" w:after="160" w:line="240" w:lineRule="auto"/>
        <w:ind w:left="567" w:hanging="207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on “Crea nuova area di memorizzazione”</w:t>
      </w:r>
    </w:p>
    <w:p w14:paraId="3B92F3E2" w14:textId="7DE835D4" w:rsidR="00AD5EAE" w:rsidRPr="00411535" w:rsidRDefault="002C5430" w:rsidP="00AD5EAE">
      <w:pPr>
        <w:pStyle w:val="BodyText"/>
        <w:ind w:left="360"/>
        <w:rPr>
          <w:rFonts w:ascii="Calibri" w:hAnsi="Calibri"/>
          <w:noProof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drawing>
          <wp:inline distT="0" distB="0" distL="0" distR="0" wp14:anchorId="0C4C4162" wp14:editId="23794210">
            <wp:extent cx="5610225" cy="1609725"/>
            <wp:effectExtent l="0" t="0" r="0" b="0"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FA86" w14:textId="77777777" w:rsidR="00AD5EAE" w:rsidRPr="00D40B35" w:rsidRDefault="00AD5EAE" w:rsidP="004B558E">
      <w:pPr>
        <w:pStyle w:val="BodyText"/>
        <w:numPr>
          <w:ilvl w:val="0"/>
          <w:numId w:val="25"/>
        </w:numPr>
        <w:spacing w:before="120" w:after="160" w:line="240" w:lineRule="auto"/>
        <w:ind w:left="567" w:hanging="207"/>
        <w:rPr>
          <w:sz w:val="20"/>
          <w:szCs w:val="24"/>
          <w:lang w:val="en-US" w:eastAsia="it-IT"/>
          <w:rPrChange w:id="124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25" w:author="Muro Cosimo" w:date="2019-07-17T11:38:00Z">
            <w:rPr>
              <w:sz w:val="20"/>
              <w:szCs w:val="24"/>
              <w:lang w:eastAsia="it-IT"/>
            </w:rPr>
          </w:rPrChange>
        </w:rPr>
        <w:t>Select type “Area di memorizzazione file” and click on “Next”.</w:t>
      </w:r>
    </w:p>
    <w:p w14:paraId="7A719CD9" w14:textId="4D6DE00C" w:rsidR="00AD5EAE" w:rsidRDefault="002C5430" w:rsidP="00AD5EAE">
      <w:pPr>
        <w:pStyle w:val="BodyText"/>
        <w:ind w:left="720" w:hanging="720"/>
        <w:jc w:val="center"/>
        <w:rPr>
          <w:lang w:eastAsia="it-IT"/>
        </w:rPr>
      </w:pPr>
      <w:r w:rsidRPr="00692051">
        <w:rPr>
          <w:noProof/>
          <w:lang w:val="en-US"/>
        </w:rPr>
        <w:drawing>
          <wp:inline distT="0" distB="0" distL="0" distR="0" wp14:anchorId="6475083E" wp14:editId="13EEDBAB">
            <wp:extent cx="5514975" cy="2038350"/>
            <wp:effectExtent l="0" t="0" r="0" b="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3D8B" w14:textId="77777777" w:rsidR="00AD5EAE" w:rsidRPr="0059439B" w:rsidRDefault="00AD5EAE" w:rsidP="00AD5EAE">
      <w:pPr>
        <w:pStyle w:val="BodyText"/>
        <w:ind w:left="720" w:hanging="720"/>
        <w:jc w:val="center"/>
        <w:rPr>
          <w:lang w:eastAsia="it-IT"/>
        </w:rPr>
      </w:pPr>
    </w:p>
    <w:p w14:paraId="2595027F" w14:textId="77777777" w:rsidR="00AD5EAE" w:rsidRPr="004B558E" w:rsidRDefault="00AD5EAE" w:rsidP="00AD5EAE">
      <w:pPr>
        <w:pStyle w:val="BodyText"/>
        <w:numPr>
          <w:ilvl w:val="0"/>
          <w:numId w:val="25"/>
        </w:numPr>
        <w:spacing w:before="120" w:after="160" w:line="240" w:lineRule="auto"/>
        <w:rPr>
          <w:sz w:val="20"/>
          <w:szCs w:val="24"/>
          <w:lang w:eastAsia="it-IT"/>
        </w:rPr>
      </w:pPr>
      <w:r w:rsidRPr="00D40B35">
        <w:rPr>
          <w:sz w:val="20"/>
          <w:szCs w:val="24"/>
          <w:lang w:val="en-US" w:eastAsia="it-IT"/>
          <w:rPrChange w:id="126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Digit name of persistence file. </w:t>
      </w:r>
      <w:r w:rsidRPr="004B558E">
        <w:rPr>
          <w:sz w:val="20"/>
          <w:szCs w:val="24"/>
          <w:lang w:eastAsia="it-IT"/>
        </w:rPr>
        <w:t>The values are:</w:t>
      </w:r>
    </w:p>
    <w:p w14:paraId="608D857F" w14:textId="77777777" w:rsidR="00AD5EAE" w:rsidRPr="004B558E" w:rsidRDefault="00AD5EA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4B558E">
        <w:rPr>
          <w:sz w:val="20"/>
          <w:szCs w:val="24"/>
          <w:lang w:val="en-US" w:eastAsia="it-IT"/>
        </w:rPr>
        <w:t>StrongDoxFile_managed1</w:t>
      </w:r>
      <w:r w:rsidR="00AE3180" w:rsidRPr="00BA6204">
        <w:rPr>
          <w:sz w:val="20"/>
          <w:szCs w:val="24"/>
          <w:lang w:val="en-US" w:eastAsia="it-IT"/>
        </w:rPr>
        <w:t>(</w:t>
      </w:r>
      <w:r w:rsidR="00AE3180" w:rsidRPr="00AE3180">
        <w:rPr>
          <w:sz w:val="20"/>
          <w:szCs w:val="24"/>
          <w:lang w:val="en-US" w:eastAsia="it-IT"/>
        </w:rPr>
        <w:t>is related to LEAN_BL1 managed server</w:t>
      </w:r>
      <w:r w:rsidR="00AE3180">
        <w:rPr>
          <w:sz w:val="20"/>
          <w:szCs w:val="24"/>
          <w:lang w:val="en-US" w:eastAsia="it-IT"/>
        </w:rPr>
        <w:t>)</w:t>
      </w:r>
    </w:p>
    <w:p w14:paraId="30473E4B" w14:textId="77777777" w:rsidR="00AD5EAE" w:rsidRPr="00862938" w:rsidRDefault="00AD5EA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 w:rsidRPr="004B558E">
        <w:rPr>
          <w:sz w:val="20"/>
          <w:szCs w:val="24"/>
          <w:lang w:val="en-US" w:eastAsia="it-IT"/>
        </w:rPr>
        <w:t>StrongDoxFile_managed2</w:t>
      </w:r>
      <w:r w:rsidR="00AE3180" w:rsidRPr="00BA6204">
        <w:rPr>
          <w:sz w:val="20"/>
          <w:szCs w:val="24"/>
          <w:lang w:val="en-US" w:eastAsia="it-IT"/>
        </w:rPr>
        <w:t>(</w:t>
      </w:r>
      <w:r w:rsidR="00AE3180">
        <w:rPr>
          <w:sz w:val="20"/>
          <w:szCs w:val="24"/>
          <w:lang w:val="en-US" w:eastAsia="it-IT"/>
        </w:rPr>
        <w:t>is related to LEAN_BL2</w:t>
      </w:r>
      <w:r w:rsidR="00AE3180" w:rsidRPr="00AE3180">
        <w:rPr>
          <w:sz w:val="20"/>
          <w:szCs w:val="24"/>
          <w:lang w:val="en-US" w:eastAsia="it-IT"/>
        </w:rPr>
        <w:t xml:space="preserve"> managed server</w:t>
      </w:r>
      <w:r w:rsidR="00AE3180">
        <w:rPr>
          <w:sz w:val="20"/>
          <w:szCs w:val="24"/>
          <w:lang w:val="en-US" w:eastAsia="it-IT"/>
        </w:rPr>
        <w:t>)</w:t>
      </w:r>
    </w:p>
    <w:p w14:paraId="382D7EF7" w14:textId="77777777" w:rsidR="004B558E" w:rsidRPr="004B558E" w:rsidRDefault="004B558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>
        <w:rPr>
          <w:sz w:val="20"/>
          <w:szCs w:val="24"/>
          <w:lang w:val="en-US" w:eastAsia="it-IT"/>
        </w:rPr>
        <w:lastRenderedPageBreak/>
        <w:t>InfoCert</w:t>
      </w:r>
      <w:r w:rsidRPr="004B558E">
        <w:rPr>
          <w:sz w:val="20"/>
          <w:szCs w:val="24"/>
          <w:lang w:val="en-US" w:eastAsia="it-IT"/>
        </w:rPr>
        <w:t>File_managed1</w:t>
      </w:r>
      <w:r w:rsidRPr="00BA6204">
        <w:rPr>
          <w:sz w:val="20"/>
          <w:szCs w:val="24"/>
          <w:lang w:val="en-US" w:eastAsia="it-IT"/>
        </w:rPr>
        <w:t>(</w:t>
      </w:r>
      <w:r w:rsidRPr="00AE3180">
        <w:rPr>
          <w:sz w:val="20"/>
          <w:szCs w:val="24"/>
          <w:lang w:val="en-US" w:eastAsia="it-IT"/>
        </w:rPr>
        <w:t>is related to LEAN_BL1 managed server</w:t>
      </w:r>
      <w:r>
        <w:rPr>
          <w:sz w:val="20"/>
          <w:szCs w:val="24"/>
          <w:lang w:val="en-US" w:eastAsia="it-IT"/>
        </w:rPr>
        <w:t>)</w:t>
      </w:r>
    </w:p>
    <w:p w14:paraId="446C9AA7" w14:textId="77777777" w:rsidR="003E6127" w:rsidRPr="004B558E" w:rsidRDefault="004B558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>
        <w:rPr>
          <w:sz w:val="20"/>
          <w:szCs w:val="24"/>
          <w:lang w:val="en-US" w:eastAsia="it-IT"/>
        </w:rPr>
        <w:t>InfoCert</w:t>
      </w:r>
      <w:r w:rsidRPr="004B558E">
        <w:rPr>
          <w:sz w:val="20"/>
          <w:szCs w:val="24"/>
          <w:lang w:val="en-US" w:eastAsia="it-IT"/>
        </w:rPr>
        <w:t>File_managed2</w:t>
      </w:r>
      <w:r w:rsidRPr="00BA6204">
        <w:rPr>
          <w:sz w:val="20"/>
          <w:szCs w:val="24"/>
          <w:lang w:val="en-US" w:eastAsia="it-IT"/>
        </w:rPr>
        <w:t>(</w:t>
      </w:r>
      <w:r>
        <w:rPr>
          <w:sz w:val="20"/>
          <w:szCs w:val="24"/>
          <w:lang w:val="en-US" w:eastAsia="it-IT"/>
        </w:rPr>
        <w:t>is related to LEAN_BL2</w:t>
      </w:r>
      <w:r w:rsidRPr="00AE3180">
        <w:rPr>
          <w:sz w:val="20"/>
          <w:szCs w:val="24"/>
          <w:lang w:val="en-US" w:eastAsia="it-IT"/>
        </w:rPr>
        <w:t xml:space="preserve"> managed server</w:t>
      </w:r>
      <w:r>
        <w:rPr>
          <w:sz w:val="20"/>
          <w:szCs w:val="24"/>
          <w:lang w:val="en-US" w:eastAsia="it-IT"/>
        </w:rPr>
        <w:t>)</w:t>
      </w:r>
    </w:p>
    <w:p w14:paraId="1575D91B" w14:textId="77777777" w:rsidR="003E6127" w:rsidRPr="004B558E" w:rsidRDefault="003E6127" w:rsidP="003E6127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FF5078">
        <w:rPr>
          <w:sz w:val="20"/>
          <w:szCs w:val="24"/>
          <w:lang w:val="en-US" w:eastAsia="it-IT"/>
        </w:rPr>
        <w:t>MnpPostuma</w:t>
      </w:r>
      <w:r>
        <w:rPr>
          <w:sz w:val="20"/>
          <w:szCs w:val="24"/>
          <w:lang w:val="en-US" w:eastAsia="it-IT"/>
        </w:rPr>
        <w:t>File</w:t>
      </w:r>
      <w:r w:rsidRPr="004B558E">
        <w:rPr>
          <w:sz w:val="20"/>
          <w:szCs w:val="24"/>
          <w:lang w:val="en-US" w:eastAsia="it-IT"/>
        </w:rPr>
        <w:t>_managed1</w:t>
      </w:r>
      <w:r w:rsidRPr="00BA6204">
        <w:rPr>
          <w:sz w:val="20"/>
          <w:szCs w:val="24"/>
          <w:lang w:val="en-US" w:eastAsia="it-IT"/>
        </w:rPr>
        <w:t>(</w:t>
      </w:r>
      <w:r w:rsidRPr="00AE3180">
        <w:rPr>
          <w:sz w:val="20"/>
          <w:szCs w:val="24"/>
          <w:lang w:val="en-US" w:eastAsia="it-IT"/>
        </w:rPr>
        <w:t>is related to LEAN_BL1 managed server</w:t>
      </w:r>
      <w:r>
        <w:rPr>
          <w:sz w:val="20"/>
          <w:szCs w:val="24"/>
          <w:lang w:val="en-US" w:eastAsia="it-IT"/>
        </w:rPr>
        <w:t>)</w:t>
      </w:r>
    </w:p>
    <w:p w14:paraId="65168B84" w14:textId="77777777" w:rsidR="004B558E" w:rsidRPr="0069516F" w:rsidRDefault="003E6127" w:rsidP="00862938">
      <w:pPr>
        <w:pStyle w:val="BodyText"/>
        <w:numPr>
          <w:ilvl w:val="1"/>
          <w:numId w:val="25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 w:rsidRPr="00FF5078">
        <w:rPr>
          <w:sz w:val="20"/>
          <w:szCs w:val="24"/>
          <w:lang w:val="en-US" w:eastAsia="it-IT"/>
        </w:rPr>
        <w:t>MnpPostuma</w:t>
      </w:r>
      <w:r>
        <w:rPr>
          <w:sz w:val="20"/>
          <w:szCs w:val="24"/>
          <w:lang w:val="en-US" w:eastAsia="it-IT"/>
        </w:rPr>
        <w:t>File</w:t>
      </w:r>
      <w:r w:rsidRPr="004B558E">
        <w:rPr>
          <w:sz w:val="20"/>
          <w:szCs w:val="24"/>
          <w:lang w:val="en-US" w:eastAsia="it-IT"/>
        </w:rPr>
        <w:t>_managed2</w:t>
      </w:r>
      <w:r w:rsidRPr="00BA6204">
        <w:rPr>
          <w:sz w:val="20"/>
          <w:szCs w:val="24"/>
          <w:lang w:val="en-US" w:eastAsia="it-IT"/>
        </w:rPr>
        <w:t>(</w:t>
      </w:r>
      <w:r>
        <w:rPr>
          <w:sz w:val="20"/>
          <w:szCs w:val="24"/>
          <w:lang w:val="en-US" w:eastAsia="it-IT"/>
        </w:rPr>
        <w:t>is related to LEAN_BL2</w:t>
      </w:r>
      <w:r w:rsidRPr="00AE3180">
        <w:rPr>
          <w:sz w:val="20"/>
          <w:szCs w:val="24"/>
          <w:lang w:val="en-US" w:eastAsia="it-IT"/>
        </w:rPr>
        <w:t xml:space="preserve"> managed server</w:t>
      </w:r>
      <w:r>
        <w:rPr>
          <w:sz w:val="20"/>
          <w:szCs w:val="24"/>
          <w:lang w:val="en-US" w:eastAsia="it-IT"/>
        </w:rPr>
        <w:t>)</w:t>
      </w:r>
    </w:p>
    <w:p w14:paraId="2CF33553" w14:textId="77777777" w:rsidR="00EF1B61" w:rsidRPr="004B558E" w:rsidRDefault="00EF1B61" w:rsidP="00EF1B61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</w:rPr>
      </w:pPr>
      <w:r w:rsidRPr="00EF1B61">
        <w:rPr>
          <w:sz w:val="20"/>
          <w:szCs w:val="24"/>
          <w:lang w:val="en-US" w:eastAsia="it-IT"/>
        </w:rPr>
        <w:t>XpayRollbackTransaction</w:t>
      </w:r>
      <w:r>
        <w:rPr>
          <w:sz w:val="20"/>
          <w:szCs w:val="24"/>
          <w:lang w:val="en-US" w:eastAsia="it-IT"/>
        </w:rPr>
        <w:t>File</w:t>
      </w:r>
      <w:r w:rsidRPr="004B558E">
        <w:rPr>
          <w:sz w:val="20"/>
          <w:szCs w:val="24"/>
          <w:lang w:val="en-US" w:eastAsia="it-IT"/>
        </w:rPr>
        <w:t>_managed1</w:t>
      </w:r>
      <w:r w:rsidRPr="00BA6204">
        <w:rPr>
          <w:sz w:val="20"/>
          <w:szCs w:val="24"/>
          <w:lang w:val="en-US" w:eastAsia="it-IT"/>
        </w:rPr>
        <w:t>(</w:t>
      </w:r>
      <w:r w:rsidRPr="00AE3180">
        <w:rPr>
          <w:sz w:val="20"/>
          <w:szCs w:val="24"/>
          <w:lang w:val="en-US" w:eastAsia="it-IT"/>
        </w:rPr>
        <w:t>is related to LEAN_BL1 managed server</w:t>
      </w:r>
      <w:r>
        <w:rPr>
          <w:sz w:val="20"/>
          <w:szCs w:val="24"/>
          <w:lang w:val="en-US" w:eastAsia="it-IT"/>
        </w:rPr>
        <w:t>)</w:t>
      </w:r>
    </w:p>
    <w:p w14:paraId="095179FC" w14:textId="77777777" w:rsidR="00EF1B61" w:rsidRPr="00EF1B61" w:rsidRDefault="00EF1B61" w:rsidP="00EF1B61">
      <w:pPr>
        <w:pStyle w:val="BodyText"/>
        <w:numPr>
          <w:ilvl w:val="1"/>
          <w:numId w:val="25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 w:rsidRPr="00EF1B61">
        <w:rPr>
          <w:sz w:val="20"/>
          <w:szCs w:val="24"/>
          <w:lang w:val="en-US" w:eastAsia="it-IT"/>
        </w:rPr>
        <w:t>XpayRollbackTransaction</w:t>
      </w:r>
      <w:r>
        <w:rPr>
          <w:sz w:val="20"/>
          <w:szCs w:val="24"/>
          <w:lang w:val="en-US" w:eastAsia="it-IT"/>
        </w:rPr>
        <w:t>File</w:t>
      </w:r>
      <w:r w:rsidRPr="004B558E">
        <w:rPr>
          <w:sz w:val="20"/>
          <w:szCs w:val="24"/>
          <w:lang w:val="en-US" w:eastAsia="it-IT"/>
        </w:rPr>
        <w:t>_managed2</w:t>
      </w:r>
      <w:r w:rsidRPr="00BA6204">
        <w:rPr>
          <w:sz w:val="20"/>
          <w:szCs w:val="24"/>
          <w:lang w:val="en-US" w:eastAsia="it-IT"/>
        </w:rPr>
        <w:t>(</w:t>
      </w:r>
      <w:r>
        <w:rPr>
          <w:sz w:val="20"/>
          <w:szCs w:val="24"/>
          <w:lang w:val="en-US" w:eastAsia="it-IT"/>
        </w:rPr>
        <w:t>is related to LEAN_BL2</w:t>
      </w:r>
      <w:r w:rsidRPr="00AE3180">
        <w:rPr>
          <w:sz w:val="20"/>
          <w:szCs w:val="24"/>
          <w:lang w:val="en-US" w:eastAsia="it-IT"/>
        </w:rPr>
        <w:t xml:space="preserve"> managed server</w:t>
      </w:r>
      <w:r>
        <w:rPr>
          <w:sz w:val="20"/>
          <w:szCs w:val="24"/>
          <w:lang w:val="en-US" w:eastAsia="it-IT"/>
        </w:rPr>
        <w:t>)</w:t>
      </w:r>
    </w:p>
    <w:p w14:paraId="15C1814E" w14:textId="77777777" w:rsidR="00AD5EAE" w:rsidRPr="004B558E" w:rsidRDefault="00AD5EAE" w:rsidP="00AD5EAE">
      <w:pPr>
        <w:pStyle w:val="BodyText"/>
        <w:ind w:firstLine="708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“Next”</w:t>
      </w:r>
    </w:p>
    <w:p w14:paraId="3B8A4F20" w14:textId="720C3931" w:rsidR="00AD5EAE" w:rsidRDefault="002C5430" w:rsidP="00AD5EAE">
      <w:pPr>
        <w:pStyle w:val="BodyText"/>
        <w:jc w:val="center"/>
        <w:rPr>
          <w:lang w:eastAsia="it-IT"/>
        </w:rPr>
      </w:pPr>
      <w:r w:rsidRPr="00692051">
        <w:rPr>
          <w:noProof/>
          <w:lang w:val="en-US"/>
        </w:rPr>
        <w:drawing>
          <wp:inline distT="0" distB="0" distL="0" distR="0" wp14:anchorId="78CA22D6" wp14:editId="0D1ECF87">
            <wp:extent cx="5467350" cy="2400300"/>
            <wp:effectExtent l="0" t="0" r="0" b="0"/>
            <wp:docPr id="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4488" w14:textId="77777777" w:rsidR="00AD5EAE" w:rsidRPr="00D40B35" w:rsidRDefault="00AD5EAE" w:rsidP="00AD5EAE">
      <w:pPr>
        <w:pStyle w:val="BodyText"/>
        <w:numPr>
          <w:ilvl w:val="0"/>
          <w:numId w:val="25"/>
        </w:numPr>
        <w:spacing w:before="120" w:after="160" w:line="240" w:lineRule="auto"/>
        <w:rPr>
          <w:sz w:val="20"/>
          <w:szCs w:val="24"/>
          <w:lang w:val="en-US" w:eastAsia="it-IT"/>
          <w:rPrChange w:id="127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28" w:author="Muro Cosimo" w:date="2019-07-17T11:38:00Z">
            <w:rPr>
              <w:sz w:val="20"/>
              <w:szCs w:val="24"/>
              <w:lang w:eastAsia="it-IT"/>
            </w:rPr>
          </w:rPrChange>
        </w:rPr>
        <w:t>Select destination of persistence file:</w:t>
      </w:r>
    </w:p>
    <w:p w14:paraId="58F4014D" w14:textId="77777777" w:rsidR="00AD5EAE" w:rsidRPr="00D40B35" w:rsidRDefault="00AD5EAE" w:rsidP="00AD5EA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  <w:rPrChange w:id="129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30" w:author="Muro Cosimo" w:date="2019-07-17T11:38:00Z">
            <w:rPr>
              <w:sz w:val="20"/>
              <w:szCs w:val="24"/>
              <w:lang w:eastAsia="it-IT"/>
            </w:rPr>
          </w:rPrChange>
        </w:rPr>
        <w:t>&lt;filename&gt;_managed1 is related to LEAN_BL1 managed server</w:t>
      </w:r>
    </w:p>
    <w:p w14:paraId="23E2D665" w14:textId="77777777" w:rsidR="00AD5EAE" w:rsidRPr="00D40B35" w:rsidRDefault="00AD5EAE" w:rsidP="00AD5EA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  <w:rPrChange w:id="131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32" w:author="Muro Cosimo" w:date="2019-07-17T11:38:00Z">
            <w:rPr>
              <w:sz w:val="20"/>
              <w:szCs w:val="24"/>
              <w:lang w:eastAsia="it-IT"/>
            </w:rPr>
          </w:rPrChange>
        </w:rPr>
        <w:t>&lt;filename&gt;_managed2 is related to LEAN_BL2 managed server</w:t>
      </w:r>
    </w:p>
    <w:p w14:paraId="504797FD" w14:textId="77777777" w:rsidR="00AD5EAE" w:rsidRPr="004B558E" w:rsidRDefault="00AD5EAE" w:rsidP="00AD5EAE">
      <w:pPr>
        <w:pStyle w:val="BodyText"/>
        <w:ind w:left="708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“End”</w:t>
      </w:r>
    </w:p>
    <w:p w14:paraId="659EA0B2" w14:textId="127C2A56" w:rsidR="00AD5EAE" w:rsidRDefault="002C5430" w:rsidP="00AD5EAE">
      <w:pPr>
        <w:pStyle w:val="BodyText"/>
        <w:ind w:left="360"/>
        <w:rPr>
          <w:lang w:eastAsia="it-IT"/>
        </w:rPr>
      </w:pPr>
      <w:r w:rsidRPr="00692051">
        <w:rPr>
          <w:noProof/>
          <w:lang w:val="en-US"/>
        </w:rPr>
        <w:drawing>
          <wp:inline distT="0" distB="0" distL="0" distR="0" wp14:anchorId="7DA776A8" wp14:editId="7347545B">
            <wp:extent cx="5153025" cy="2181225"/>
            <wp:effectExtent l="0" t="0" r="0" b="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BA10" w14:textId="77777777" w:rsidR="00AD5EAE" w:rsidRPr="004B558E" w:rsidRDefault="00AD5EAE" w:rsidP="00AD5EAE">
      <w:pPr>
        <w:pStyle w:val="BodyText"/>
        <w:numPr>
          <w:ilvl w:val="0"/>
          <w:numId w:val="25"/>
        </w:numPr>
        <w:spacing w:before="120" w:after="160" w:line="240" w:lineRule="auto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Select created persitence file</w:t>
      </w:r>
    </w:p>
    <w:p w14:paraId="1EF9B2C9" w14:textId="77777777" w:rsidR="00AD5EAE" w:rsidRPr="004B558E" w:rsidRDefault="00AD5EAE" w:rsidP="004B558E">
      <w:pPr>
        <w:pStyle w:val="BodyText"/>
        <w:spacing w:before="120" w:after="160" w:line="240" w:lineRule="auto"/>
        <w:ind w:left="720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Next</w:t>
      </w:r>
    </w:p>
    <w:p w14:paraId="6C4C7A9F" w14:textId="0023CBA1" w:rsidR="00AD5EAE" w:rsidRPr="00411535" w:rsidRDefault="002C5430" w:rsidP="00AD5EAE">
      <w:pPr>
        <w:pStyle w:val="BodyText"/>
        <w:ind w:left="360"/>
        <w:rPr>
          <w:rFonts w:ascii="Calibri" w:hAnsi="Calibri"/>
          <w:noProof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lastRenderedPageBreak/>
        <w:drawing>
          <wp:inline distT="0" distB="0" distL="0" distR="0" wp14:anchorId="1C80023F" wp14:editId="6D0F5459">
            <wp:extent cx="5438775" cy="1533525"/>
            <wp:effectExtent l="0" t="0" r="0" b="0"/>
            <wp:docPr id="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090B" w14:textId="77777777" w:rsidR="00AD5EAE" w:rsidRPr="004B558E" w:rsidRDefault="00AD5EAE" w:rsidP="004B558E">
      <w:pPr>
        <w:pStyle w:val="BodyText"/>
        <w:numPr>
          <w:ilvl w:val="0"/>
          <w:numId w:val="25"/>
        </w:numPr>
        <w:spacing w:before="120" w:after="160" w:line="240" w:lineRule="auto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Select destination:</w:t>
      </w:r>
    </w:p>
    <w:p w14:paraId="6EACB865" w14:textId="77777777" w:rsidR="00AD5EAE" w:rsidRPr="00D40B35" w:rsidRDefault="00AD5EA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  <w:rPrChange w:id="133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34" w:author="Muro Cosimo" w:date="2019-07-17T11:38:00Z">
            <w:rPr>
              <w:sz w:val="20"/>
              <w:szCs w:val="24"/>
              <w:lang w:eastAsia="it-IT"/>
            </w:rPr>
          </w:rPrChange>
        </w:rPr>
        <w:t>LEAN_BL1 if you are creating JMSServer_managed1</w:t>
      </w:r>
    </w:p>
    <w:p w14:paraId="732AECE1" w14:textId="77777777" w:rsidR="00AD5EAE" w:rsidRPr="00D40B35" w:rsidRDefault="00AD5EAE" w:rsidP="004B558E">
      <w:pPr>
        <w:pStyle w:val="BodyText"/>
        <w:numPr>
          <w:ilvl w:val="1"/>
          <w:numId w:val="25"/>
        </w:numPr>
        <w:spacing w:before="120" w:after="160" w:line="240" w:lineRule="auto"/>
        <w:rPr>
          <w:sz w:val="20"/>
          <w:szCs w:val="24"/>
          <w:lang w:val="en-US" w:eastAsia="it-IT"/>
          <w:rPrChange w:id="135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36" w:author="Muro Cosimo" w:date="2019-07-17T11:38:00Z">
            <w:rPr>
              <w:sz w:val="20"/>
              <w:szCs w:val="24"/>
              <w:lang w:eastAsia="it-IT"/>
            </w:rPr>
          </w:rPrChange>
        </w:rPr>
        <w:t>LEAN_BL2 if you are creating JMSServer_managed2</w:t>
      </w:r>
    </w:p>
    <w:p w14:paraId="50CE6D0C" w14:textId="2583D4BF" w:rsidR="00AD5EAE" w:rsidRPr="00411535" w:rsidRDefault="002C5430" w:rsidP="00AD5EAE">
      <w:pPr>
        <w:pStyle w:val="BodyText"/>
        <w:jc w:val="center"/>
        <w:rPr>
          <w:rFonts w:ascii="Calibri" w:hAnsi="Calibri"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drawing>
          <wp:inline distT="0" distB="0" distL="0" distR="0" wp14:anchorId="75E2DE0F" wp14:editId="11DEA59B">
            <wp:extent cx="5391150" cy="2276475"/>
            <wp:effectExtent l="0" t="0" r="0" b="0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4233" w14:textId="77777777" w:rsidR="00AD5EAE" w:rsidRPr="00411535" w:rsidRDefault="00AD5EAE" w:rsidP="00AD5EAE">
      <w:pPr>
        <w:rPr>
          <w:rFonts w:ascii="Calibri Light" w:hAnsi="Calibri Light"/>
          <w:b/>
          <w:bCs/>
          <w:i/>
          <w:iCs/>
          <w:color w:val="5B9BD5"/>
        </w:rPr>
      </w:pPr>
      <w:r>
        <w:br w:type="page"/>
      </w:r>
    </w:p>
    <w:p w14:paraId="480A5407" w14:textId="77777777" w:rsidR="00AD5EAE" w:rsidRPr="00E31516" w:rsidRDefault="00AD5EAE" w:rsidP="00AD5EAE">
      <w:pPr>
        <w:pStyle w:val="Heading2"/>
        <w:keepLines/>
        <w:tabs>
          <w:tab w:val="clear" w:pos="576"/>
        </w:tabs>
        <w:spacing w:before="200" w:after="0" w:line="276" w:lineRule="auto"/>
        <w:jc w:val="left"/>
      </w:pPr>
      <w:bookmarkStart w:id="137" w:name="_Toc487612968"/>
      <w:bookmarkStart w:id="138" w:name="_Toc487615948"/>
      <w:bookmarkStart w:id="139" w:name="_Toc14352904"/>
      <w:r>
        <w:t>JMS modules</w:t>
      </w:r>
      <w:bookmarkEnd w:id="137"/>
      <w:bookmarkEnd w:id="138"/>
      <w:bookmarkEnd w:id="139"/>
    </w:p>
    <w:p w14:paraId="4F465E8B" w14:textId="77777777" w:rsidR="00AD5EAE" w:rsidRPr="004B558E" w:rsidRDefault="00AD5EAE" w:rsidP="004B558E">
      <w:pPr>
        <w:pStyle w:val="BodyText"/>
        <w:numPr>
          <w:ilvl w:val="0"/>
          <w:numId w:val="31"/>
        </w:numPr>
        <w:spacing w:before="120" w:after="160" w:line="240" w:lineRule="auto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Login on WLS admin console</w:t>
      </w:r>
    </w:p>
    <w:p w14:paraId="59A5D7B5" w14:textId="77777777" w:rsidR="00AD5EAE" w:rsidRPr="00D40B35" w:rsidRDefault="00AD5EAE" w:rsidP="004B558E">
      <w:pPr>
        <w:pStyle w:val="BodyText"/>
        <w:numPr>
          <w:ilvl w:val="0"/>
          <w:numId w:val="31"/>
        </w:numPr>
        <w:spacing w:before="120" w:after="160" w:line="240" w:lineRule="auto"/>
        <w:rPr>
          <w:sz w:val="20"/>
          <w:szCs w:val="24"/>
          <w:lang w:val="en-US" w:eastAsia="it-IT"/>
          <w:rPrChange w:id="140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41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Go tot Services </w:t>
      </w:r>
      <w:r w:rsidRPr="004B558E">
        <w:rPr>
          <w:sz w:val="20"/>
          <w:szCs w:val="24"/>
          <w:lang w:eastAsia="it-IT"/>
        </w:rPr>
        <w:sym w:font="Wingdings" w:char="F0E0"/>
      </w:r>
      <w:r w:rsidRPr="00D40B35">
        <w:rPr>
          <w:sz w:val="20"/>
          <w:szCs w:val="24"/>
          <w:lang w:val="en-US" w:eastAsia="it-IT"/>
          <w:rPrChange w:id="142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 Messages </w:t>
      </w:r>
      <w:r w:rsidRPr="004B558E">
        <w:rPr>
          <w:sz w:val="20"/>
          <w:szCs w:val="24"/>
          <w:lang w:eastAsia="it-IT"/>
        </w:rPr>
        <w:sym w:font="Wingdings" w:char="F0E0"/>
      </w:r>
      <w:r w:rsidRPr="00D40B35">
        <w:rPr>
          <w:sz w:val="20"/>
          <w:szCs w:val="24"/>
          <w:lang w:val="en-US" w:eastAsia="it-IT"/>
          <w:rPrChange w:id="143" w:author="Muro Cosimo" w:date="2019-07-17T11:38:00Z">
            <w:rPr>
              <w:sz w:val="20"/>
              <w:szCs w:val="24"/>
              <w:lang w:eastAsia="it-IT"/>
            </w:rPr>
          </w:rPrChange>
        </w:rPr>
        <w:t xml:space="preserve"> JMS Modules</w:t>
      </w:r>
    </w:p>
    <w:p w14:paraId="4A511318" w14:textId="71E50056" w:rsidR="00AD5EAE" w:rsidRPr="00411535" w:rsidRDefault="002C5430" w:rsidP="00AD5EAE">
      <w:pPr>
        <w:pStyle w:val="BodyText"/>
        <w:ind w:left="360"/>
        <w:jc w:val="center"/>
        <w:rPr>
          <w:rFonts w:ascii="Calibri" w:hAnsi="Calibri"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drawing>
          <wp:inline distT="0" distB="0" distL="0" distR="0" wp14:anchorId="1B6DE7FA" wp14:editId="36B8FD95">
            <wp:extent cx="2343150" cy="3048000"/>
            <wp:effectExtent l="0" t="0" r="0" b="0"/>
            <wp:docPr id="1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5F7B" w14:textId="77777777" w:rsidR="00AD5EAE" w:rsidRPr="00D40B35" w:rsidRDefault="00AD5EAE" w:rsidP="004B558E">
      <w:pPr>
        <w:pStyle w:val="BodyText"/>
        <w:numPr>
          <w:ilvl w:val="0"/>
          <w:numId w:val="31"/>
        </w:numPr>
        <w:spacing w:before="120" w:after="160" w:line="240" w:lineRule="auto"/>
        <w:rPr>
          <w:sz w:val="20"/>
          <w:szCs w:val="24"/>
          <w:lang w:val="en-US" w:eastAsia="it-IT"/>
          <w:rPrChange w:id="144" w:author="Muro Cosimo" w:date="2019-07-17T11:38:00Z">
            <w:rPr>
              <w:sz w:val="20"/>
              <w:szCs w:val="24"/>
              <w:lang w:eastAsia="it-IT"/>
            </w:rPr>
          </w:rPrChange>
        </w:rPr>
      </w:pPr>
      <w:r w:rsidRPr="00D40B35">
        <w:rPr>
          <w:sz w:val="20"/>
          <w:szCs w:val="24"/>
          <w:lang w:val="en-US" w:eastAsia="it-IT"/>
          <w:rPrChange w:id="145" w:author="Muro Cosimo" w:date="2019-07-17T11:38:00Z">
            <w:rPr>
              <w:sz w:val="20"/>
              <w:szCs w:val="24"/>
              <w:lang w:eastAsia="it-IT"/>
            </w:rPr>
          </w:rPrChange>
        </w:rPr>
        <w:t>Digit name. The value are:</w:t>
      </w:r>
    </w:p>
    <w:p w14:paraId="4399AA68" w14:textId="77777777" w:rsidR="00AD5EAE" w:rsidRPr="004B558E" w:rsidRDefault="00AD5EAE" w:rsidP="004B558E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StrongDoxJmsModule_managed1</w:t>
      </w:r>
    </w:p>
    <w:p w14:paraId="792B1E83" w14:textId="77777777" w:rsidR="00AD5EAE" w:rsidRDefault="00AD5EAE" w:rsidP="004B558E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StrongDoxJmsModule_managed2</w:t>
      </w:r>
    </w:p>
    <w:p w14:paraId="063E736A" w14:textId="77777777" w:rsidR="004B558E" w:rsidRPr="004B558E" w:rsidRDefault="004B558E" w:rsidP="004B558E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eastAsia="it-IT"/>
        </w:rPr>
      </w:pPr>
      <w:r>
        <w:rPr>
          <w:sz w:val="20"/>
          <w:szCs w:val="24"/>
          <w:lang w:eastAsia="it-IT"/>
        </w:rPr>
        <w:t>InfoCert</w:t>
      </w:r>
      <w:r w:rsidRPr="004B558E">
        <w:rPr>
          <w:sz w:val="20"/>
          <w:szCs w:val="24"/>
          <w:lang w:eastAsia="it-IT"/>
        </w:rPr>
        <w:t>JmsModule_managed1</w:t>
      </w:r>
    </w:p>
    <w:p w14:paraId="24DE6BAC" w14:textId="77777777" w:rsidR="004B558E" w:rsidRPr="004B558E" w:rsidRDefault="004B558E" w:rsidP="004B558E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eastAsia="it-IT"/>
        </w:rPr>
      </w:pPr>
      <w:r>
        <w:rPr>
          <w:sz w:val="20"/>
          <w:szCs w:val="24"/>
          <w:lang w:eastAsia="it-IT"/>
        </w:rPr>
        <w:t>InfoCert</w:t>
      </w:r>
      <w:r w:rsidRPr="004B558E">
        <w:rPr>
          <w:sz w:val="20"/>
          <w:szCs w:val="24"/>
          <w:lang w:eastAsia="it-IT"/>
        </w:rPr>
        <w:t>JmsModule_managed2</w:t>
      </w:r>
    </w:p>
    <w:p w14:paraId="03D567E0" w14:textId="77777777" w:rsidR="004B558E" w:rsidRPr="00862938" w:rsidRDefault="003E6127" w:rsidP="003E6127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val="en-GB" w:eastAsia="it-IT"/>
        </w:rPr>
      </w:pPr>
      <w:r w:rsidRPr="003E6127">
        <w:rPr>
          <w:sz w:val="20"/>
          <w:szCs w:val="24"/>
          <w:lang w:val="en-GB" w:eastAsia="it-IT"/>
        </w:rPr>
        <w:t>MnpPostuma</w:t>
      </w:r>
      <w:r>
        <w:rPr>
          <w:sz w:val="20"/>
          <w:szCs w:val="24"/>
          <w:lang w:val="en-GB" w:eastAsia="it-IT"/>
        </w:rPr>
        <w:t>JmsModule</w:t>
      </w:r>
      <w:r w:rsidRPr="004B558E">
        <w:rPr>
          <w:sz w:val="20"/>
          <w:szCs w:val="24"/>
          <w:lang w:eastAsia="it-IT"/>
        </w:rPr>
        <w:t>_managed1</w:t>
      </w:r>
    </w:p>
    <w:p w14:paraId="2CFEAD4E" w14:textId="77777777" w:rsidR="003E6127" w:rsidRPr="0069516F" w:rsidRDefault="003E6127" w:rsidP="003E6127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val="en-GB" w:eastAsia="it-IT"/>
        </w:rPr>
      </w:pPr>
      <w:r w:rsidRPr="003E6127">
        <w:rPr>
          <w:sz w:val="20"/>
          <w:szCs w:val="24"/>
          <w:lang w:val="en-GB" w:eastAsia="it-IT"/>
        </w:rPr>
        <w:t>MnpPostuma</w:t>
      </w:r>
      <w:r>
        <w:rPr>
          <w:sz w:val="20"/>
          <w:szCs w:val="24"/>
          <w:lang w:val="en-GB" w:eastAsia="it-IT"/>
        </w:rPr>
        <w:t>JmsModule</w:t>
      </w:r>
      <w:r w:rsidRPr="004B558E">
        <w:rPr>
          <w:sz w:val="20"/>
          <w:szCs w:val="24"/>
          <w:lang w:eastAsia="it-IT"/>
        </w:rPr>
        <w:t>_managed2</w:t>
      </w:r>
    </w:p>
    <w:p w14:paraId="414B5444" w14:textId="77777777" w:rsidR="00EF1B61" w:rsidRPr="00862938" w:rsidRDefault="00EF1B61" w:rsidP="00EF1B61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val="en-GB" w:eastAsia="it-IT"/>
        </w:rPr>
      </w:pPr>
      <w:r w:rsidRPr="00EF1B61">
        <w:rPr>
          <w:sz w:val="20"/>
          <w:szCs w:val="24"/>
          <w:lang w:val="en-GB" w:eastAsia="it-IT"/>
        </w:rPr>
        <w:t>XpayRollbackTransaction</w:t>
      </w:r>
      <w:r>
        <w:rPr>
          <w:sz w:val="20"/>
          <w:szCs w:val="24"/>
          <w:lang w:val="en-GB" w:eastAsia="it-IT"/>
        </w:rPr>
        <w:t>JmsModule</w:t>
      </w:r>
      <w:r w:rsidRPr="004B558E">
        <w:rPr>
          <w:sz w:val="20"/>
          <w:szCs w:val="24"/>
          <w:lang w:eastAsia="it-IT"/>
        </w:rPr>
        <w:t>_managed1</w:t>
      </w:r>
    </w:p>
    <w:p w14:paraId="01EC80C2" w14:textId="77777777" w:rsidR="00EF1B61" w:rsidRPr="00EF1B61" w:rsidRDefault="00EF1B61" w:rsidP="00EF1B61">
      <w:pPr>
        <w:pStyle w:val="BodyText"/>
        <w:numPr>
          <w:ilvl w:val="1"/>
          <w:numId w:val="31"/>
        </w:numPr>
        <w:spacing w:before="120" w:after="160" w:line="240" w:lineRule="auto"/>
        <w:rPr>
          <w:sz w:val="20"/>
          <w:szCs w:val="24"/>
          <w:lang w:val="en-GB" w:eastAsia="it-IT"/>
        </w:rPr>
      </w:pPr>
      <w:r w:rsidRPr="00EF1B61">
        <w:rPr>
          <w:sz w:val="20"/>
          <w:szCs w:val="24"/>
          <w:lang w:val="en-GB" w:eastAsia="it-IT"/>
        </w:rPr>
        <w:t>XpayRollbackTransaction</w:t>
      </w:r>
      <w:r>
        <w:rPr>
          <w:sz w:val="20"/>
          <w:szCs w:val="24"/>
          <w:lang w:val="en-GB" w:eastAsia="it-IT"/>
        </w:rPr>
        <w:t>JmsModule</w:t>
      </w:r>
      <w:r w:rsidRPr="004B558E">
        <w:rPr>
          <w:sz w:val="20"/>
          <w:szCs w:val="24"/>
          <w:lang w:eastAsia="it-IT"/>
        </w:rPr>
        <w:t>_managed2</w:t>
      </w:r>
    </w:p>
    <w:p w14:paraId="691453F6" w14:textId="77777777" w:rsidR="00AD5EAE" w:rsidRPr="004B558E" w:rsidRDefault="00AD5EAE" w:rsidP="004B558E">
      <w:pPr>
        <w:pStyle w:val="BodyText"/>
        <w:spacing w:before="120" w:after="160" w:line="240" w:lineRule="auto"/>
        <w:ind w:left="720"/>
        <w:rPr>
          <w:sz w:val="20"/>
          <w:szCs w:val="24"/>
          <w:lang w:eastAsia="it-IT"/>
        </w:rPr>
      </w:pPr>
      <w:r w:rsidRPr="004B558E">
        <w:rPr>
          <w:sz w:val="20"/>
          <w:szCs w:val="24"/>
          <w:lang w:eastAsia="it-IT"/>
        </w:rPr>
        <w:t>Click Next</w:t>
      </w:r>
    </w:p>
    <w:p w14:paraId="4BE5FB21" w14:textId="4BBE9E48" w:rsidR="00AD5EAE" w:rsidRPr="00411535" w:rsidRDefault="002C5430" w:rsidP="00AD5EAE">
      <w:pPr>
        <w:pStyle w:val="BodyText"/>
        <w:jc w:val="center"/>
        <w:rPr>
          <w:rFonts w:ascii="Calibri" w:hAnsi="Calibri"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lastRenderedPageBreak/>
        <w:drawing>
          <wp:inline distT="0" distB="0" distL="0" distR="0" wp14:anchorId="6269257B" wp14:editId="67C6ABED">
            <wp:extent cx="5638800" cy="2933700"/>
            <wp:effectExtent l="0" t="0" r="0" b="0"/>
            <wp:docPr id="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0E02" w14:textId="77777777" w:rsidR="00AD5EAE" w:rsidRDefault="00AD5EAE" w:rsidP="00AD5EAE">
      <w:pPr>
        <w:pStyle w:val="ListParagraph"/>
        <w:numPr>
          <w:ilvl w:val="0"/>
          <w:numId w:val="27"/>
        </w:numPr>
        <w:spacing w:after="200" w:line="276" w:lineRule="auto"/>
        <w:contextualSpacing/>
        <w:rPr>
          <w:lang w:eastAsia="it-IT"/>
        </w:rPr>
      </w:pPr>
      <w:r>
        <w:rPr>
          <w:lang w:eastAsia="it-IT"/>
        </w:rPr>
        <w:t>Selezionare</w:t>
      </w:r>
      <w:r w:rsidR="0035340B">
        <w:rPr>
          <w:lang w:eastAsia="it-IT"/>
        </w:rPr>
        <w:t xml:space="preserve"> </w:t>
      </w:r>
      <w:r>
        <w:rPr>
          <w:b/>
          <w:lang w:eastAsia="it-IT"/>
        </w:rPr>
        <w:t xml:space="preserve"> </w:t>
      </w:r>
      <w:r w:rsidRPr="00CA6B5D">
        <w:rPr>
          <w:lang w:eastAsia="it-IT"/>
        </w:rPr>
        <w:t>destinat</w:t>
      </w:r>
      <w:r>
        <w:rPr>
          <w:lang w:eastAsia="it-IT"/>
        </w:rPr>
        <w:t>ion:</w:t>
      </w:r>
    </w:p>
    <w:p w14:paraId="3E864795" w14:textId="77777777" w:rsidR="00AD5EAE" w:rsidRDefault="00AD5EAE" w:rsidP="00AD5EAE">
      <w:pPr>
        <w:pStyle w:val="ListParagraph"/>
        <w:numPr>
          <w:ilvl w:val="1"/>
          <w:numId w:val="27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Jms</w:t>
      </w:r>
      <w:r w:rsidRPr="00CA6B5D">
        <w:rPr>
          <w:lang w:val="en-GB" w:eastAsia="it-IT"/>
        </w:rPr>
        <w:t>Server_</w:t>
      </w:r>
      <w:r>
        <w:rPr>
          <w:lang w:val="en-GB" w:eastAsia="it-IT"/>
        </w:rPr>
        <w:t>managed1 if you are creatin</w:t>
      </w:r>
      <w:r w:rsidR="000545E6">
        <w:rPr>
          <w:lang w:val="en-GB" w:eastAsia="it-IT"/>
        </w:rPr>
        <w:t>g</w:t>
      </w:r>
      <w:r>
        <w:rPr>
          <w:lang w:val="en-GB" w:eastAsia="it-IT"/>
        </w:rPr>
        <w:t xml:space="preserve"> Jms</w:t>
      </w:r>
      <w:r w:rsidRPr="00CA6B5D">
        <w:rPr>
          <w:lang w:val="en-GB" w:eastAsia="it-IT"/>
        </w:rPr>
        <w:t>Module</w:t>
      </w:r>
      <w:r>
        <w:rPr>
          <w:lang w:val="en-GB" w:eastAsia="it-IT"/>
        </w:rPr>
        <w:t>_managed1</w:t>
      </w:r>
    </w:p>
    <w:p w14:paraId="4074E556" w14:textId="77777777" w:rsidR="00AD5EAE" w:rsidRDefault="00AD5EAE" w:rsidP="00AD5EAE">
      <w:pPr>
        <w:pStyle w:val="ListParagraph"/>
        <w:numPr>
          <w:ilvl w:val="1"/>
          <w:numId w:val="27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Jms</w:t>
      </w:r>
      <w:r w:rsidRPr="00CA6B5D">
        <w:rPr>
          <w:lang w:val="en-GB" w:eastAsia="it-IT"/>
        </w:rPr>
        <w:t>Server_</w:t>
      </w:r>
      <w:r>
        <w:rPr>
          <w:lang w:val="en-GB" w:eastAsia="it-IT"/>
        </w:rPr>
        <w:t>managed2 if you are creatin</w:t>
      </w:r>
      <w:r w:rsidR="000545E6">
        <w:rPr>
          <w:lang w:val="en-GB" w:eastAsia="it-IT"/>
        </w:rPr>
        <w:t>g</w:t>
      </w:r>
      <w:r>
        <w:rPr>
          <w:lang w:val="en-GB" w:eastAsia="it-IT"/>
        </w:rPr>
        <w:t xml:space="preserve"> Jms</w:t>
      </w:r>
      <w:r w:rsidRPr="00CA6B5D">
        <w:rPr>
          <w:lang w:val="en-GB" w:eastAsia="it-IT"/>
        </w:rPr>
        <w:t>Module</w:t>
      </w:r>
      <w:r>
        <w:rPr>
          <w:lang w:val="en-GB" w:eastAsia="it-IT"/>
        </w:rPr>
        <w:t>_managed2</w:t>
      </w:r>
    </w:p>
    <w:p w14:paraId="5F8EF5A6" w14:textId="77777777" w:rsidR="00AD5EAE" w:rsidRPr="00EA1B6A" w:rsidRDefault="00AD5EAE" w:rsidP="00AD5EAE">
      <w:pPr>
        <w:ind w:left="708"/>
        <w:rPr>
          <w:lang w:val="en-GB"/>
        </w:rPr>
      </w:pPr>
      <w:r>
        <w:rPr>
          <w:lang w:val="en-GB"/>
        </w:rPr>
        <w:t>Click Next</w:t>
      </w:r>
    </w:p>
    <w:p w14:paraId="0A72C03E" w14:textId="3462261F" w:rsidR="00AD5EAE" w:rsidRDefault="002C5430" w:rsidP="00AD5EAE">
      <w:pPr>
        <w:tabs>
          <w:tab w:val="left" w:pos="2445"/>
        </w:tabs>
        <w:jc w:val="center"/>
      </w:pPr>
      <w:r w:rsidRPr="00692051">
        <w:rPr>
          <w:noProof/>
          <w:lang w:val="en-US" w:eastAsia="en-US"/>
        </w:rPr>
        <w:drawing>
          <wp:inline distT="0" distB="0" distL="0" distR="0" wp14:anchorId="76CFBA58" wp14:editId="706D83B2">
            <wp:extent cx="5067300" cy="2352675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C351" w14:textId="77777777" w:rsidR="000545E6" w:rsidRPr="004B558E" w:rsidRDefault="00AD5EAE" w:rsidP="004B558E">
      <w:pPr>
        <w:pStyle w:val="ListParagraph"/>
        <w:numPr>
          <w:ilvl w:val="0"/>
          <w:numId w:val="27"/>
        </w:numPr>
        <w:spacing w:after="200" w:line="276" w:lineRule="auto"/>
        <w:contextualSpacing/>
        <w:rPr>
          <w:lang w:val="en-US" w:eastAsia="it-IT"/>
        </w:rPr>
      </w:pPr>
      <w:r w:rsidRPr="004B558E">
        <w:rPr>
          <w:lang w:val="en-US" w:eastAsia="it-IT"/>
        </w:rPr>
        <w:t>Select flag to add resources to JMS module</w:t>
      </w:r>
    </w:p>
    <w:p w14:paraId="6262EE7D" w14:textId="77777777" w:rsidR="00AD5EAE" w:rsidRPr="00EA1B6A" w:rsidRDefault="00AD5EAE" w:rsidP="00AD5EAE">
      <w:pPr>
        <w:pStyle w:val="ListParagraph"/>
        <w:tabs>
          <w:tab w:val="left" w:pos="2445"/>
        </w:tabs>
        <w:rPr>
          <w:lang w:val="en-GB" w:eastAsia="it-IT"/>
        </w:rPr>
      </w:pPr>
      <w:r>
        <w:rPr>
          <w:lang w:val="en-GB" w:eastAsia="it-IT"/>
        </w:rPr>
        <w:t>Click Next</w:t>
      </w:r>
    </w:p>
    <w:p w14:paraId="08641931" w14:textId="7CDB1708" w:rsidR="00AD5EAE" w:rsidRDefault="002C5430" w:rsidP="00AD5EAE">
      <w:pPr>
        <w:tabs>
          <w:tab w:val="left" w:pos="2445"/>
        </w:tabs>
        <w:jc w:val="center"/>
      </w:pPr>
      <w:r w:rsidRPr="00692051">
        <w:rPr>
          <w:noProof/>
          <w:lang w:val="en-US" w:eastAsia="en-US"/>
        </w:rPr>
        <w:lastRenderedPageBreak/>
        <w:drawing>
          <wp:inline distT="0" distB="0" distL="0" distR="0" wp14:anchorId="1A2CB9EE" wp14:editId="5C607E53">
            <wp:extent cx="4972050" cy="1828800"/>
            <wp:effectExtent l="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0FDF" w14:textId="77777777" w:rsidR="00AD5EAE" w:rsidRDefault="00AD5EAE" w:rsidP="00AD5EAE">
      <w:r>
        <w:br w:type="page"/>
      </w:r>
    </w:p>
    <w:p w14:paraId="0C9891CA" w14:textId="77777777" w:rsidR="00AD5EAE" w:rsidRDefault="00AD5EAE" w:rsidP="00AD5EAE">
      <w:pPr>
        <w:pStyle w:val="Heading2"/>
        <w:keepLines/>
        <w:tabs>
          <w:tab w:val="clear" w:pos="576"/>
        </w:tabs>
        <w:spacing w:before="200" w:after="0" w:line="276" w:lineRule="auto"/>
        <w:jc w:val="left"/>
      </w:pPr>
      <w:bookmarkStart w:id="146" w:name="_Toc487612969"/>
      <w:bookmarkStart w:id="147" w:name="_Toc487615949"/>
      <w:bookmarkStart w:id="148" w:name="_Toc14352905"/>
      <w:r>
        <w:t>JMS queue</w:t>
      </w:r>
      <w:bookmarkEnd w:id="146"/>
      <w:bookmarkEnd w:id="147"/>
      <w:bookmarkEnd w:id="148"/>
    </w:p>
    <w:p w14:paraId="541DB991" w14:textId="77777777" w:rsidR="0035340B" w:rsidRPr="004B558E" w:rsidRDefault="0035340B" w:rsidP="004B558E">
      <w:pPr>
        <w:rPr>
          <w:lang w:val="en-GB"/>
        </w:rPr>
      </w:pPr>
    </w:p>
    <w:p w14:paraId="1364CF94" w14:textId="77777777" w:rsidR="0035340B" w:rsidRPr="00BA6204" w:rsidRDefault="0035340B" w:rsidP="0035340B">
      <w:pPr>
        <w:pStyle w:val="ListParagraph"/>
        <w:numPr>
          <w:ilvl w:val="0"/>
          <w:numId w:val="26"/>
        </w:numPr>
        <w:spacing w:after="200" w:line="276" w:lineRule="auto"/>
        <w:contextualSpacing/>
        <w:rPr>
          <w:lang w:val="en-US" w:eastAsia="it-IT"/>
        </w:rPr>
      </w:pPr>
      <w:r>
        <w:rPr>
          <w:lang w:val="en-US" w:eastAsia="it-IT"/>
        </w:rPr>
        <w:t>Click on new</w:t>
      </w:r>
    </w:p>
    <w:p w14:paraId="1D7C1824" w14:textId="48540C5E" w:rsidR="00AD5EAE" w:rsidRPr="00411535" w:rsidRDefault="002C5430" w:rsidP="00AD5EAE">
      <w:pPr>
        <w:pStyle w:val="BodyText"/>
        <w:rPr>
          <w:rFonts w:ascii="Calibri" w:hAnsi="Calibri"/>
          <w:sz w:val="22"/>
          <w:szCs w:val="22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drawing>
          <wp:inline distT="0" distB="0" distL="0" distR="0" wp14:anchorId="40E5B1F5" wp14:editId="1F48D65A">
            <wp:extent cx="5810250" cy="2952750"/>
            <wp:effectExtent l="0" t="0" r="0" b="0"/>
            <wp:docPr id="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D979" w14:textId="77777777" w:rsidR="00AD5EAE" w:rsidRPr="004B558E" w:rsidRDefault="00AD5EAE" w:rsidP="00AD5EAE">
      <w:pPr>
        <w:pStyle w:val="ListParagraph"/>
        <w:numPr>
          <w:ilvl w:val="0"/>
          <w:numId w:val="26"/>
        </w:numPr>
        <w:spacing w:after="200" w:line="276" w:lineRule="auto"/>
        <w:contextualSpacing/>
        <w:rPr>
          <w:lang w:val="en-US" w:eastAsia="it-IT"/>
        </w:rPr>
      </w:pPr>
      <w:r w:rsidRPr="004B558E">
        <w:rPr>
          <w:lang w:val="en-US" w:eastAsia="it-IT"/>
        </w:rPr>
        <w:t>Select queue</w:t>
      </w:r>
    </w:p>
    <w:p w14:paraId="4DC1B9DE" w14:textId="77777777" w:rsidR="00AD5EAE" w:rsidRDefault="00AD5EAE" w:rsidP="00AD5EAE">
      <w:pPr>
        <w:pStyle w:val="ListParagraph"/>
      </w:pPr>
      <w:r>
        <w:t>Click Next</w:t>
      </w:r>
    </w:p>
    <w:p w14:paraId="1C045B5C" w14:textId="21E72B22" w:rsidR="00AD5EAE" w:rsidRDefault="002C5430" w:rsidP="00AD5EAE">
      <w:r w:rsidRPr="00692051">
        <w:rPr>
          <w:noProof/>
          <w:lang w:val="en-US" w:eastAsia="en-US"/>
        </w:rPr>
        <w:drawing>
          <wp:inline distT="0" distB="0" distL="0" distR="0" wp14:anchorId="46E8DD51" wp14:editId="5D625F19">
            <wp:extent cx="6115050" cy="2514600"/>
            <wp:effectExtent l="0" t="0" r="0" b="0"/>
            <wp:docPr id="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8680" w14:textId="77777777" w:rsidR="00AD5EAE" w:rsidRPr="004B558E" w:rsidRDefault="00AD5EAE" w:rsidP="004B558E">
      <w:pPr>
        <w:pStyle w:val="ListParagraph"/>
        <w:numPr>
          <w:ilvl w:val="0"/>
          <w:numId w:val="26"/>
        </w:numPr>
        <w:spacing w:after="200" w:line="276" w:lineRule="auto"/>
        <w:contextualSpacing/>
        <w:rPr>
          <w:lang w:val="en-US" w:eastAsia="it-IT"/>
        </w:rPr>
      </w:pPr>
      <w:r w:rsidRPr="004B558E">
        <w:rPr>
          <w:lang w:val="en-US" w:eastAsia="it-IT"/>
        </w:rPr>
        <w:t xml:space="preserve">Digit name of queue and </w:t>
      </w:r>
      <w:r w:rsidR="0069516F">
        <w:rPr>
          <w:lang w:val="en-GB" w:eastAsia="it-IT"/>
        </w:rPr>
        <w:t xml:space="preserve">LOCAL </w:t>
      </w:r>
      <w:r w:rsidR="0069516F" w:rsidRPr="00411535">
        <w:rPr>
          <w:lang w:val="en-GB" w:eastAsia="it-IT"/>
        </w:rPr>
        <w:t>JNDI name</w:t>
      </w:r>
      <w:r w:rsidR="0069516F">
        <w:rPr>
          <w:lang w:val="en-GB" w:eastAsia="it-IT"/>
        </w:rPr>
        <w:t xml:space="preserve"> (Advanced section)</w:t>
      </w:r>
      <w:r w:rsidRPr="004B558E">
        <w:rPr>
          <w:lang w:val="en-US" w:eastAsia="it-IT"/>
        </w:rPr>
        <w:t>. The value are:</w:t>
      </w:r>
    </w:p>
    <w:p w14:paraId="7D01D189" w14:textId="77777777" w:rsidR="00AD5EAE" w:rsidRPr="004B558E" w:rsidRDefault="00AD5EAE" w:rsidP="004B558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 w:rsidRPr="004B558E">
        <w:rPr>
          <w:lang w:val="en-US" w:eastAsia="it-IT"/>
        </w:rPr>
        <w:t>StrongDoxQueue_managed1 and jms/strongDoxQueue</w:t>
      </w:r>
    </w:p>
    <w:p w14:paraId="49D06A7B" w14:textId="77777777" w:rsidR="00AD5EAE" w:rsidRDefault="00AD5EAE" w:rsidP="004B558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 w:rsidRPr="004B558E">
        <w:rPr>
          <w:lang w:val="en-US" w:eastAsia="it-IT"/>
        </w:rPr>
        <w:t>StrongDoxQueue_managed2 and jms/strongDoxQueue</w:t>
      </w:r>
    </w:p>
    <w:p w14:paraId="5B91D84F" w14:textId="77777777" w:rsidR="004B558E" w:rsidRPr="004B558E" w:rsidRDefault="004B558E" w:rsidP="004B558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>
        <w:rPr>
          <w:lang w:val="en-US" w:eastAsia="it-IT"/>
        </w:rPr>
        <w:t>InfoCert</w:t>
      </w:r>
      <w:r w:rsidRPr="004B558E">
        <w:rPr>
          <w:lang w:val="en-US" w:eastAsia="it-IT"/>
        </w:rPr>
        <w:t>Queue_managed1 and jms/infoCertQueue</w:t>
      </w:r>
    </w:p>
    <w:p w14:paraId="0524308F" w14:textId="77777777" w:rsidR="004B558E" w:rsidRPr="004B558E" w:rsidRDefault="004B558E" w:rsidP="004B558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>
        <w:rPr>
          <w:lang w:val="en-US" w:eastAsia="it-IT"/>
        </w:rPr>
        <w:t>InfoCert</w:t>
      </w:r>
      <w:r w:rsidRPr="004B558E">
        <w:rPr>
          <w:lang w:val="en-US" w:eastAsia="it-IT"/>
        </w:rPr>
        <w:t>Queue_managed2 and jms/infoCertQueue</w:t>
      </w:r>
    </w:p>
    <w:p w14:paraId="586799F7" w14:textId="77777777" w:rsidR="004B558E" w:rsidRDefault="003C0725" w:rsidP="003C0725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>
        <w:rPr>
          <w:lang w:val="en-US" w:eastAsia="it-IT"/>
        </w:rPr>
        <w:tab/>
        <w:t>MnpPostumaQueue</w:t>
      </w:r>
      <w:r w:rsidRPr="004B558E">
        <w:rPr>
          <w:lang w:val="en-US" w:eastAsia="it-IT"/>
        </w:rPr>
        <w:t xml:space="preserve">_managed1 and </w:t>
      </w:r>
      <w:r w:rsidRPr="003C0725">
        <w:rPr>
          <w:lang w:val="en-US" w:eastAsia="it-IT"/>
        </w:rPr>
        <w:t>jms/MnpDeferredQueue</w:t>
      </w:r>
    </w:p>
    <w:p w14:paraId="198A8587" w14:textId="77777777" w:rsidR="003C0725" w:rsidRDefault="003C0725" w:rsidP="003C0725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>
        <w:rPr>
          <w:lang w:val="en-US" w:eastAsia="it-IT"/>
        </w:rPr>
        <w:t>MnpPostumaQueue</w:t>
      </w:r>
      <w:r w:rsidRPr="004B558E">
        <w:rPr>
          <w:lang w:val="en-US" w:eastAsia="it-IT"/>
        </w:rPr>
        <w:t>_managed2</w:t>
      </w:r>
      <w:r>
        <w:rPr>
          <w:lang w:val="en-US" w:eastAsia="it-IT"/>
        </w:rPr>
        <w:t xml:space="preserve"> </w:t>
      </w:r>
      <w:r w:rsidRPr="004B558E">
        <w:rPr>
          <w:lang w:val="en-US" w:eastAsia="it-IT"/>
        </w:rPr>
        <w:t xml:space="preserve">and </w:t>
      </w:r>
      <w:r w:rsidRPr="003C0725">
        <w:rPr>
          <w:lang w:val="en-US" w:eastAsia="it-IT"/>
        </w:rPr>
        <w:t>jms/MnpDeferredQueue</w:t>
      </w:r>
    </w:p>
    <w:p w14:paraId="72315BFD" w14:textId="77777777" w:rsidR="001941B0" w:rsidRDefault="001941B0" w:rsidP="001941B0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>
        <w:rPr>
          <w:lang w:val="en-US" w:eastAsia="it-IT"/>
        </w:rPr>
        <w:lastRenderedPageBreak/>
        <w:tab/>
      </w:r>
      <w:r w:rsidRPr="001941B0">
        <w:rPr>
          <w:lang w:val="en-US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 xml:space="preserve">_managed1 and </w:t>
      </w:r>
      <w:r w:rsidRPr="003C0725">
        <w:rPr>
          <w:lang w:val="en-US" w:eastAsia="it-IT"/>
        </w:rPr>
        <w:t>jms/</w:t>
      </w:r>
      <w:r w:rsidR="002141D8" w:rsidRPr="001941B0">
        <w:rPr>
          <w:lang w:val="en-US" w:eastAsia="it-IT"/>
        </w:rPr>
        <w:t>XpayRollbackTransaction</w:t>
      </w:r>
      <w:r w:rsidR="002141D8">
        <w:rPr>
          <w:lang w:val="en-US" w:eastAsia="it-IT"/>
        </w:rPr>
        <w:t>Queue</w:t>
      </w:r>
    </w:p>
    <w:p w14:paraId="6AA2F1D8" w14:textId="77777777" w:rsidR="001941B0" w:rsidRPr="001941B0" w:rsidRDefault="001941B0" w:rsidP="001941B0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US" w:eastAsia="it-IT"/>
        </w:rPr>
      </w:pPr>
      <w:r w:rsidRPr="001941B0">
        <w:rPr>
          <w:lang w:val="en-US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_managed2</w:t>
      </w:r>
      <w:r>
        <w:rPr>
          <w:lang w:val="en-US" w:eastAsia="it-IT"/>
        </w:rPr>
        <w:t xml:space="preserve"> </w:t>
      </w:r>
      <w:r w:rsidRPr="004B558E">
        <w:rPr>
          <w:lang w:val="en-US" w:eastAsia="it-IT"/>
        </w:rPr>
        <w:t xml:space="preserve">and </w:t>
      </w:r>
      <w:r w:rsidRPr="003C0725">
        <w:rPr>
          <w:lang w:val="en-US" w:eastAsia="it-IT"/>
        </w:rPr>
        <w:t>jms/</w:t>
      </w:r>
      <w:r w:rsidR="002141D8" w:rsidRPr="001941B0">
        <w:rPr>
          <w:lang w:val="en-US" w:eastAsia="it-IT"/>
        </w:rPr>
        <w:t>XpayRollbackTransaction</w:t>
      </w:r>
      <w:r w:rsidR="002141D8">
        <w:rPr>
          <w:lang w:val="en-US" w:eastAsia="it-IT"/>
        </w:rPr>
        <w:t>Queue</w:t>
      </w:r>
    </w:p>
    <w:p w14:paraId="0824CBE8" w14:textId="77777777" w:rsidR="00AD5EAE" w:rsidRPr="005B21FF" w:rsidRDefault="00AD5EAE" w:rsidP="00AD5EAE">
      <w:pPr>
        <w:ind w:left="708"/>
        <w:rPr>
          <w:lang w:val="en-GB"/>
        </w:rPr>
      </w:pPr>
      <w:r>
        <w:rPr>
          <w:lang w:val="en-GB"/>
        </w:rPr>
        <w:t>Click Next</w:t>
      </w:r>
    </w:p>
    <w:p w14:paraId="06AF2DFF" w14:textId="2EE9CC2B" w:rsidR="00AD5EAE" w:rsidRDefault="002C5430" w:rsidP="00AD5EAE">
      <w:pPr>
        <w:tabs>
          <w:tab w:val="left" w:pos="2445"/>
        </w:tabs>
      </w:pPr>
      <w:r w:rsidRPr="00692051">
        <w:rPr>
          <w:noProof/>
          <w:lang w:val="en-US" w:eastAsia="en-US"/>
        </w:rPr>
        <w:drawing>
          <wp:inline distT="0" distB="0" distL="0" distR="0" wp14:anchorId="6E7F5A0B" wp14:editId="26087E80">
            <wp:extent cx="6115050" cy="2524125"/>
            <wp:effectExtent l="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3148" w14:textId="77777777" w:rsidR="00AD5EAE" w:rsidRPr="00EC1537" w:rsidRDefault="00AD5EAE" w:rsidP="00AD5EAE">
      <w:pPr>
        <w:pStyle w:val="ListParagraph"/>
        <w:numPr>
          <w:ilvl w:val="0"/>
          <w:numId w:val="26"/>
        </w:numPr>
        <w:tabs>
          <w:tab w:val="left" w:pos="2445"/>
        </w:tabs>
        <w:spacing w:after="200" w:line="276" w:lineRule="auto"/>
        <w:contextualSpacing/>
        <w:rPr>
          <w:lang w:eastAsia="it-IT"/>
        </w:rPr>
      </w:pPr>
      <w:r w:rsidRPr="00EC1537">
        <w:rPr>
          <w:lang w:eastAsia="it-IT"/>
        </w:rPr>
        <w:t>Click on</w:t>
      </w:r>
      <w:r>
        <w:rPr>
          <w:lang w:eastAsia="it-IT"/>
        </w:rPr>
        <w:t xml:space="preserve"> “</w:t>
      </w:r>
      <w:r w:rsidRPr="00EC1537">
        <w:rPr>
          <w:lang w:eastAsia="it-IT"/>
        </w:rPr>
        <w:t>Crea una nuova distribuzione secondaria</w:t>
      </w:r>
      <w:r>
        <w:rPr>
          <w:lang w:eastAsia="it-IT"/>
        </w:rPr>
        <w:t>”</w:t>
      </w:r>
    </w:p>
    <w:p w14:paraId="2F635FFD" w14:textId="155305FA" w:rsidR="00AD5EAE" w:rsidRPr="00637060" w:rsidRDefault="002C5430" w:rsidP="00AD5EAE">
      <w:pPr>
        <w:tabs>
          <w:tab w:val="left" w:pos="2445"/>
        </w:tabs>
        <w:rPr>
          <w:lang w:val="en-US"/>
        </w:rPr>
      </w:pPr>
      <w:r w:rsidRPr="00692051">
        <w:rPr>
          <w:noProof/>
          <w:lang w:val="en-US" w:eastAsia="en-US"/>
        </w:rPr>
        <w:drawing>
          <wp:inline distT="0" distB="0" distL="0" distR="0" wp14:anchorId="26AE4E3C" wp14:editId="4B1F92E4">
            <wp:extent cx="6115050" cy="2781300"/>
            <wp:effectExtent l="0" t="0" r="0" b="0"/>
            <wp:docPr id="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35AB" w14:textId="77777777" w:rsidR="00AD5EAE" w:rsidRPr="004B558E" w:rsidRDefault="00AD5EAE" w:rsidP="00AD5EAE">
      <w:pPr>
        <w:pStyle w:val="BodyText"/>
        <w:numPr>
          <w:ilvl w:val="0"/>
          <w:numId w:val="26"/>
        </w:numPr>
        <w:spacing w:before="120" w:after="160" w:line="240" w:lineRule="auto"/>
        <w:rPr>
          <w:rFonts w:ascii="Calibri" w:eastAsia="Calibri" w:hAnsi="Calibri" w:cs="Calibri"/>
          <w:sz w:val="22"/>
          <w:szCs w:val="22"/>
          <w:lang w:val="en-US" w:eastAsia="it-IT"/>
        </w:rPr>
      </w:pPr>
      <w:r w:rsidRPr="004B558E">
        <w:rPr>
          <w:rFonts w:ascii="Calibri" w:eastAsia="Calibri" w:hAnsi="Calibri" w:cs="Calibri"/>
          <w:sz w:val="22"/>
          <w:szCs w:val="22"/>
          <w:lang w:val="en-US" w:eastAsia="it-IT"/>
        </w:rPr>
        <w:t>Click ok, the name is autogenerated</w:t>
      </w:r>
    </w:p>
    <w:p w14:paraId="7625A2E8" w14:textId="5130FF29" w:rsidR="00AD5EAE" w:rsidRDefault="002C5430" w:rsidP="00AD5EAE">
      <w:pPr>
        <w:tabs>
          <w:tab w:val="left" w:pos="2445"/>
        </w:tabs>
      </w:pPr>
      <w:r w:rsidRPr="00692051">
        <w:rPr>
          <w:noProof/>
          <w:lang w:val="en-US" w:eastAsia="en-US"/>
        </w:rPr>
        <w:lastRenderedPageBreak/>
        <w:drawing>
          <wp:inline distT="0" distB="0" distL="0" distR="0" wp14:anchorId="07FC1F8E" wp14:editId="1E7A3431">
            <wp:extent cx="6115050" cy="1809750"/>
            <wp:effectExtent l="0" t="0" r="0" b="0"/>
            <wp:docPr id="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8A8E" w14:textId="77777777" w:rsidR="00AD5EAE" w:rsidRDefault="00AD5EAE" w:rsidP="00AD5EAE">
      <w:pPr>
        <w:pStyle w:val="ListParagraph"/>
        <w:numPr>
          <w:ilvl w:val="0"/>
          <w:numId w:val="26"/>
        </w:numPr>
        <w:spacing w:after="200" w:line="276" w:lineRule="auto"/>
        <w:contextualSpacing/>
        <w:rPr>
          <w:lang w:eastAsia="it-IT"/>
        </w:rPr>
      </w:pPr>
      <w:r>
        <w:rPr>
          <w:lang w:eastAsia="it-IT"/>
        </w:rPr>
        <w:t>Select target.:</w:t>
      </w:r>
    </w:p>
    <w:p w14:paraId="79BB2F31" w14:textId="77777777" w:rsidR="00AD5EAE" w:rsidRDefault="00AD5EAE" w:rsidP="00AD5EA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StrongDox</w:t>
      </w:r>
      <w:r w:rsidRPr="00CE6217">
        <w:rPr>
          <w:lang w:val="en-GB" w:eastAsia="it-IT"/>
        </w:rPr>
        <w:t xml:space="preserve">JmsServer_managed1 if you creating </w:t>
      </w:r>
      <w:r w:rsidR="004B558E">
        <w:rPr>
          <w:lang w:val="en-GB" w:eastAsia="it-IT"/>
        </w:rPr>
        <w:t>StrongDox</w:t>
      </w:r>
      <w:r w:rsidRPr="00CE6217">
        <w:rPr>
          <w:lang w:val="en-GB" w:eastAsia="it-IT"/>
        </w:rPr>
        <w:t>Queue</w:t>
      </w:r>
      <w:r>
        <w:rPr>
          <w:lang w:val="en-GB" w:eastAsia="it-IT"/>
        </w:rPr>
        <w:t>_managed1</w:t>
      </w:r>
    </w:p>
    <w:p w14:paraId="1D0E6131" w14:textId="77777777" w:rsidR="00AD5EAE" w:rsidRDefault="00AD5EAE" w:rsidP="00AD5EA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StrongDoxJmsServer_managed2</w:t>
      </w:r>
      <w:r w:rsidRPr="00CE6217">
        <w:rPr>
          <w:lang w:val="en-GB" w:eastAsia="it-IT"/>
        </w:rPr>
        <w:t xml:space="preserve"> if you creating </w:t>
      </w:r>
      <w:r w:rsidR="004B558E">
        <w:rPr>
          <w:lang w:val="en-GB" w:eastAsia="it-IT"/>
        </w:rPr>
        <w:t>StrongDox</w:t>
      </w:r>
      <w:r w:rsidRPr="00CE6217">
        <w:rPr>
          <w:lang w:val="en-GB" w:eastAsia="it-IT"/>
        </w:rPr>
        <w:t>Queue</w:t>
      </w:r>
      <w:r>
        <w:rPr>
          <w:lang w:val="en-GB" w:eastAsia="it-IT"/>
        </w:rPr>
        <w:t>_managed2</w:t>
      </w:r>
    </w:p>
    <w:p w14:paraId="4BB347FA" w14:textId="77777777" w:rsidR="004B558E" w:rsidRDefault="004B558E" w:rsidP="004B558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InfoCert</w:t>
      </w:r>
      <w:r w:rsidRPr="00CE6217">
        <w:rPr>
          <w:lang w:val="en-GB" w:eastAsia="it-IT"/>
        </w:rPr>
        <w:t xml:space="preserve">JmsServer_managed1 if you creating </w:t>
      </w:r>
      <w:r>
        <w:rPr>
          <w:lang w:val="en-GB" w:eastAsia="it-IT"/>
        </w:rPr>
        <w:t>InfoCert</w:t>
      </w:r>
      <w:r w:rsidRPr="00CE6217">
        <w:rPr>
          <w:lang w:val="en-GB" w:eastAsia="it-IT"/>
        </w:rPr>
        <w:t>Queue</w:t>
      </w:r>
      <w:r>
        <w:rPr>
          <w:lang w:val="en-GB" w:eastAsia="it-IT"/>
        </w:rPr>
        <w:t>_managed1</w:t>
      </w:r>
    </w:p>
    <w:p w14:paraId="37DD1DFC" w14:textId="77777777" w:rsidR="004B558E" w:rsidRDefault="004B558E" w:rsidP="004B558E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InfoCertJmsServer_managed2</w:t>
      </w:r>
      <w:r w:rsidRPr="00CE6217">
        <w:rPr>
          <w:lang w:val="en-GB" w:eastAsia="it-IT"/>
        </w:rPr>
        <w:t xml:space="preserve"> if you creating </w:t>
      </w:r>
      <w:r>
        <w:rPr>
          <w:lang w:val="en-GB" w:eastAsia="it-IT"/>
        </w:rPr>
        <w:t>InfoCert</w:t>
      </w:r>
      <w:r w:rsidRPr="00CE6217">
        <w:rPr>
          <w:lang w:val="en-GB" w:eastAsia="it-IT"/>
        </w:rPr>
        <w:t>Queue</w:t>
      </w:r>
      <w:r>
        <w:rPr>
          <w:lang w:val="en-GB" w:eastAsia="it-IT"/>
        </w:rPr>
        <w:t>_managed2</w:t>
      </w:r>
    </w:p>
    <w:p w14:paraId="38D4100F" w14:textId="77777777" w:rsidR="003C0725" w:rsidRDefault="003C0725" w:rsidP="003C0725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MnpPostumaJMSServer</w:t>
      </w:r>
      <w:r w:rsidRPr="00CE6217">
        <w:rPr>
          <w:lang w:val="en-GB" w:eastAsia="it-IT"/>
        </w:rPr>
        <w:t xml:space="preserve">_managed1 if you creating </w:t>
      </w:r>
      <w:r>
        <w:rPr>
          <w:lang w:val="en-US" w:eastAsia="it-IT"/>
        </w:rPr>
        <w:t>MnpPostumaQueue</w:t>
      </w:r>
      <w:r w:rsidRPr="004B558E">
        <w:rPr>
          <w:lang w:val="en-US" w:eastAsia="it-IT"/>
        </w:rPr>
        <w:t>_managed1</w:t>
      </w:r>
    </w:p>
    <w:p w14:paraId="3A78DC2D" w14:textId="77777777" w:rsidR="00AD5EAE" w:rsidRPr="0069516F" w:rsidRDefault="003C0725" w:rsidP="00862938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>
        <w:rPr>
          <w:lang w:val="en-GB" w:eastAsia="it-IT"/>
        </w:rPr>
        <w:t>MnpPostumaJMSServer_managed2</w:t>
      </w:r>
      <w:r w:rsidRPr="00CE6217">
        <w:rPr>
          <w:lang w:val="en-GB" w:eastAsia="it-IT"/>
        </w:rPr>
        <w:t xml:space="preserve"> if you creating </w:t>
      </w:r>
      <w:r>
        <w:rPr>
          <w:lang w:val="en-US" w:eastAsia="it-IT"/>
        </w:rPr>
        <w:t>MnpPostumaQueue_managed2</w:t>
      </w:r>
    </w:p>
    <w:p w14:paraId="49A38430" w14:textId="77777777" w:rsidR="007577A0" w:rsidRDefault="007577A0" w:rsidP="007577A0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 w:rsidRPr="007577A0">
        <w:rPr>
          <w:lang w:val="en-GB" w:eastAsia="it-IT"/>
        </w:rPr>
        <w:t>XpayRollbackTransaction</w:t>
      </w:r>
      <w:r>
        <w:rPr>
          <w:lang w:val="en-GB" w:eastAsia="it-IT"/>
        </w:rPr>
        <w:t>JMSServer</w:t>
      </w:r>
      <w:r w:rsidRPr="00CE6217">
        <w:rPr>
          <w:lang w:val="en-GB" w:eastAsia="it-IT"/>
        </w:rPr>
        <w:t xml:space="preserve">_managed1 if you creating </w:t>
      </w:r>
      <w:r w:rsidR="007E176F"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_managed1</w:t>
      </w:r>
    </w:p>
    <w:p w14:paraId="2112F71D" w14:textId="77777777" w:rsidR="007577A0" w:rsidRPr="007577A0" w:rsidRDefault="007577A0" w:rsidP="007577A0">
      <w:pPr>
        <w:pStyle w:val="ListParagraph"/>
        <w:numPr>
          <w:ilvl w:val="1"/>
          <w:numId w:val="26"/>
        </w:numPr>
        <w:spacing w:after="200" w:line="276" w:lineRule="auto"/>
        <w:contextualSpacing/>
        <w:rPr>
          <w:lang w:val="en-GB" w:eastAsia="it-IT"/>
        </w:rPr>
      </w:pPr>
      <w:r w:rsidRPr="007577A0">
        <w:rPr>
          <w:lang w:val="en-GB" w:eastAsia="it-IT"/>
        </w:rPr>
        <w:t>XpayRollbackTransaction</w:t>
      </w:r>
      <w:r>
        <w:rPr>
          <w:lang w:val="en-GB" w:eastAsia="it-IT"/>
        </w:rPr>
        <w:t>JMSServer_managed2</w:t>
      </w:r>
      <w:r w:rsidRPr="00CE6217">
        <w:rPr>
          <w:lang w:val="en-GB" w:eastAsia="it-IT"/>
        </w:rPr>
        <w:t xml:space="preserve"> if you creating </w:t>
      </w:r>
      <w:r w:rsidR="007E176F"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Queue_managed2</w:t>
      </w:r>
    </w:p>
    <w:p w14:paraId="6F9EC68F" w14:textId="139D8C62" w:rsidR="00AD5EAE" w:rsidRDefault="002C5430" w:rsidP="00AD5EAE">
      <w:pPr>
        <w:tabs>
          <w:tab w:val="left" w:pos="2445"/>
        </w:tabs>
        <w:rPr>
          <w:noProof/>
        </w:rPr>
      </w:pPr>
      <w:r w:rsidRPr="00692051">
        <w:rPr>
          <w:noProof/>
          <w:lang w:val="en-US" w:eastAsia="en-US"/>
        </w:rPr>
        <w:drawing>
          <wp:inline distT="0" distB="0" distL="0" distR="0" wp14:anchorId="6E533033" wp14:editId="36591C40">
            <wp:extent cx="5695950" cy="3314700"/>
            <wp:effectExtent l="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508A" w14:textId="77777777" w:rsidR="004B558E" w:rsidRDefault="004B558E" w:rsidP="00AD5EAE">
      <w:pPr>
        <w:tabs>
          <w:tab w:val="left" w:pos="2445"/>
        </w:tabs>
        <w:rPr>
          <w:noProof/>
        </w:rPr>
      </w:pPr>
    </w:p>
    <w:p w14:paraId="270289E3" w14:textId="77777777" w:rsidR="004B558E" w:rsidRDefault="004B558E" w:rsidP="00AD5EAE">
      <w:pPr>
        <w:tabs>
          <w:tab w:val="left" w:pos="2445"/>
        </w:tabs>
        <w:rPr>
          <w:noProof/>
          <w:lang w:val="en-US"/>
        </w:rPr>
      </w:pPr>
      <w:r w:rsidRPr="00862938">
        <w:rPr>
          <w:noProof/>
          <w:lang w:val="en-US"/>
        </w:rPr>
        <w:t xml:space="preserve">Once </w:t>
      </w:r>
      <w:r>
        <w:rPr>
          <w:noProof/>
          <w:lang w:val="en-US"/>
        </w:rPr>
        <w:t xml:space="preserve">finish, for each </w:t>
      </w:r>
      <w:r w:rsidRPr="00862938">
        <w:rPr>
          <w:noProof/>
          <w:lang w:val="en-US"/>
        </w:rPr>
        <w:t xml:space="preserve">JMS queue </w:t>
      </w:r>
      <w:r>
        <w:rPr>
          <w:noProof/>
          <w:lang w:val="en-US"/>
        </w:rPr>
        <w:t>created, you have to:</w:t>
      </w:r>
    </w:p>
    <w:p w14:paraId="27709572" w14:textId="77777777" w:rsidR="004B558E" w:rsidRDefault="004B558E" w:rsidP="00862938">
      <w:pPr>
        <w:numPr>
          <w:ilvl w:val="0"/>
          <w:numId w:val="33"/>
        </w:numPr>
        <w:tabs>
          <w:tab w:val="left" w:pos="2445"/>
        </w:tabs>
        <w:rPr>
          <w:noProof/>
          <w:lang w:val="en-US"/>
        </w:rPr>
      </w:pPr>
      <w:r>
        <w:rPr>
          <w:noProof/>
          <w:lang w:val="en-US"/>
        </w:rPr>
        <w:t>Click on the JMS Queue name</w:t>
      </w:r>
    </w:p>
    <w:p w14:paraId="2521F0EF" w14:textId="77777777" w:rsidR="004B558E" w:rsidRDefault="004B558E" w:rsidP="00862938">
      <w:pPr>
        <w:numPr>
          <w:ilvl w:val="0"/>
          <w:numId w:val="33"/>
        </w:numPr>
        <w:tabs>
          <w:tab w:val="left" w:pos="2445"/>
        </w:tabs>
        <w:rPr>
          <w:noProof/>
          <w:lang w:val="en-US"/>
        </w:rPr>
      </w:pPr>
      <w:r w:rsidRPr="004B558E">
        <w:rPr>
          <w:noProof/>
          <w:lang w:val="en-US"/>
        </w:rPr>
        <w:t xml:space="preserve">go to “Delivery </w:t>
      </w:r>
      <w:r w:rsidR="00724691">
        <w:rPr>
          <w:noProof/>
          <w:lang w:val="en-US"/>
        </w:rPr>
        <w:t>Failure</w:t>
      </w:r>
      <w:r w:rsidRPr="004B558E">
        <w:rPr>
          <w:noProof/>
          <w:lang w:val="en-US"/>
        </w:rPr>
        <w:t>” Tab.</w:t>
      </w:r>
    </w:p>
    <w:p w14:paraId="2224D558" w14:textId="77777777" w:rsidR="004B558E" w:rsidRDefault="004B558E" w:rsidP="00862938">
      <w:pPr>
        <w:numPr>
          <w:ilvl w:val="0"/>
          <w:numId w:val="33"/>
        </w:numPr>
        <w:tabs>
          <w:tab w:val="left" w:pos="2445"/>
        </w:tabs>
        <w:rPr>
          <w:noProof/>
          <w:lang w:val="en-US"/>
        </w:rPr>
      </w:pPr>
      <w:r w:rsidRPr="004B558E">
        <w:rPr>
          <w:noProof/>
          <w:lang w:val="en-US"/>
        </w:rPr>
        <w:lastRenderedPageBreak/>
        <w:t>Valorize following parameters as reported below:</w:t>
      </w:r>
    </w:p>
    <w:p w14:paraId="7A19669C" w14:textId="77777777" w:rsidR="004B558E" w:rsidRPr="00862938" w:rsidRDefault="00724691" w:rsidP="00862938">
      <w:pPr>
        <w:numPr>
          <w:ilvl w:val="3"/>
          <w:numId w:val="25"/>
        </w:numPr>
        <w:tabs>
          <w:tab w:val="left" w:pos="2445"/>
        </w:tabs>
        <w:rPr>
          <w:noProof/>
          <w:lang w:val="en-US"/>
        </w:rPr>
      </w:pPr>
      <w:bookmarkStart w:id="149" w:name="jms.destinations.jmsqueueredelivery.rede"/>
      <w:r>
        <w:rPr>
          <w:rFonts w:ascii="Verdana" w:hAnsi="Verdana"/>
          <w:color w:val="000000"/>
          <w:szCs w:val="20"/>
          <w:shd w:val="clear" w:color="auto" w:fill="F6F6F6"/>
        </w:rPr>
        <w:t>Redelivery Delay Override</w:t>
      </w:r>
      <w:bookmarkEnd w:id="149"/>
      <w:r>
        <w:rPr>
          <w:rFonts w:ascii="Verdana" w:hAnsi="Verdana"/>
          <w:color w:val="000000"/>
          <w:szCs w:val="20"/>
          <w:shd w:val="clear" w:color="auto" w:fill="F6F6F6"/>
        </w:rPr>
        <w:t>=1800000</w:t>
      </w:r>
    </w:p>
    <w:p w14:paraId="3B82601D" w14:textId="77777777" w:rsidR="00724691" w:rsidRPr="00862938" w:rsidRDefault="00724691" w:rsidP="00862938">
      <w:pPr>
        <w:numPr>
          <w:ilvl w:val="3"/>
          <w:numId w:val="25"/>
        </w:numPr>
        <w:tabs>
          <w:tab w:val="left" w:pos="2445"/>
        </w:tabs>
        <w:rPr>
          <w:noProof/>
          <w:lang w:val="en-US"/>
        </w:rPr>
      </w:pPr>
      <w:r>
        <w:rPr>
          <w:rFonts w:ascii="Verdana" w:hAnsi="Verdana"/>
          <w:color w:val="000000"/>
          <w:szCs w:val="20"/>
          <w:shd w:val="clear" w:color="auto" w:fill="FFFFFF"/>
        </w:rPr>
        <w:t>Redelivery Limit=3</w:t>
      </w:r>
    </w:p>
    <w:p w14:paraId="13AE12AD" w14:textId="77777777" w:rsidR="00724691" w:rsidRPr="004B558E" w:rsidRDefault="00724691" w:rsidP="00862938">
      <w:pPr>
        <w:numPr>
          <w:ilvl w:val="3"/>
          <w:numId w:val="25"/>
        </w:numPr>
        <w:tabs>
          <w:tab w:val="left" w:pos="2445"/>
        </w:tabs>
        <w:rPr>
          <w:noProof/>
          <w:lang w:val="en-US"/>
        </w:rPr>
      </w:pPr>
      <w:bookmarkStart w:id="150" w:name="jms.destinations.jmsqueueredelivery.expi"/>
      <w:r>
        <w:rPr>
          <w:rFonts w:ascii="Verdana" w:hAnsi="Verdana"/>
          <w:color w:val="000000"/>
          <w:szCs w:val="20"/>
          <w:shd w:val="clear" w:color="auto" w:fill="F6F6F6"/>
        </w:rPr>
        <w:t>Expiration Policy</w:t>
      </w:r>
      <w:bookmarkEnd w:id="150"/>
      <w:r>
        <w:rPr>
          <w:rFonts w:ascii="Verdana" w:hAnsi="Verdana"/>
          <w:color w:val="000000"/>
          <w:szCs w:val="20"/>
          <w:shd w:val="clear" w:color="auto" w:fill="F6F6F6"/>
        </w:rPr>
        <w:t>=Discard</w:t>
      </w:r>
    </w:p>
    <w:p w14:paraId="180F3E08" w14:textId="77777777" w:rsidR="004B558E" w:rsidRPr="00862938" w:rsidRDefault="004B558E" w:rsidP="00AD5EAE">
      <w:pPr>
        <w:tabs>
          <w:tab w:val="left" w:pos="2445"/>
        </w:tabs>
        <w:rPr>
          <w:lang w:val="en-US"/>
        </w:rPr>
      </w:pPr>
    </w:p>
    <w:p w14:paraId="1BCB81D0" w14:textId="77777777" w:rsidR="00682D7B" w:rsidRDefault="00682D7B" w:rsidP="0069516F">
      <w:pPr>
        <w:pStyle w:val="Heading3"/>
      </w:pPr>
      <w:bookmarkStart w:id="151" w:name="_Toc528253895"/>
      <w:bookmarkStart w:id="152" w:name="_Toc14352906"/>
      <w:r>
        <w:t>Queue configuration</w:t>
      </w:r>
      <w:bookmarkEnd w:id="151"/>
      <w:bookmarkEnd w:id="152"/>
    </w:p>
    <w:p w14:paraId="693FD849" w14:textId="77777777" w:rsidR="00682D7B" w:rsidRPr="002B180A" w:rsidRDefault="00682D7B" w:rsidP="00682D7B">
      <w:pPr>
        <w:pStyle w:val="BodyText"/>
        <w:spacing w:before="120" w:after="160" w:line="240" w:lineRule="auto"/>
        <w:rPr>
          <w:lang w:val="en-GB"/>
        </w:rPr>
      </w:pPr>
      <w:r w:rsidRPr="002B180A">
        <w:rPr>
          <w:lang w:val="en-GB"/>
        </w:rPr>
        <w:t xml:space="preserve">For </w:t>
      </w:r>
      <w:r>
        <w:rPr>
          <w:lang w:val="en-GB"/>
        </w:rPr>
        <w:t>the following</w:t>
      </w:r>
      <w:r w:rsidRPr="002B180A">
        <w:rPr>
          <w:lang w:val="en-GB"/>
        </w:rPr>
        <w:t xml:space="preserve"> queue created in the previous chapter:</w:t>
      </w:r>
    </w:p>
    <w:p w14:paraId="51594C8C" w14:textId="77777777" w:rsidR="00682D7B" w:rsidRDefault="00682D7B" w:rsidP="00682D7B">
      <w:pPr>
        <w:pStyle w:val="BodyText"/>
        <w:numPr>
          <w:ilvl w:val="0"/>
          <w:numId w:val="42"/>
        </w:numPr>
        <w:spacing w:before="120" w:after="160" w:line="240" w:lineRule="auto"/>
        <w:rPr>
          <w:lang w:val="en-GB"/>
        </w:rPr>
      </w:pPr>
      <w:r>
        <w:rPr>
          <w:lang w:val="en-GB"/>
        </w:rPr>
        <w:t xml:space="preserve">Under the setting page of the queue select Configuration </w:t>
      </w:r>
      <w:r w:rsidRPr="0054443C">
        <w:rPr>
          <w:lang w:val="en-GB"/>
        </w:rPr>
        <w:sym w:font="Wingdings" w:char="F0E0"/>
      </w:r>
      <w:r>
        <w:rPr>
          <w:lang w:val="en-GB"/>
        </w:rPr>
        <w:t>Delivery Failure</w:t>
      </w:r>
    </w:p>
    <w:p w14:paraId="69DA8381" w14:textId="77777777" w:rsidR="00682D7B" w:rsidRPr="002B180A" w:rsidRDefault="00682D7B" w:rsidP="00682D7B">
      <w:pPr>
        <w:pStyle w:val="BodyText"/>
        <w:numPr>
          <w:ilvl w:val="1"/>
          <w:numId w:val="42"/>
        </w:numPr>
        <w:spacing w:before="120" w:after="160" w:line="240" w:lineRule="auto"/>
        <w:rPr>
          <w:lang w:val="en-GB"/>
        </w:rPr>
      </w:pPr>
      <w:r>
        <w:rPr>
          <w:lang w:val="en-GB"/>
        </w:rPr>
        <w:t>Update the value of “</w:t>
      </w:r>
      <w:r w:rsidRPr="002B180A">
        <w:rPr>
          <w:lang w:val="en-US"/>
        </w:rPr>
        <w:t>Redelivery Delay Override</w:t>
      </w:r>
      <w:r>
        <w:rPr>
          <w:lang w:val="en-US"/>
        </w:rPr>
        <w:t>” with the following values</w:t>
      </w:r>
    </w:p>
    <w:p w14:paraId="7EF3D43C" w14:textId="77777777" w:rsidR="00682D7B" w:rsidRPr="0069516F" w:rsidRDefault="00682D7B" w:rsidP="00682D7B">
      <w:pPr>
        <w:pStyle w:val="BodyText"/>
        <w:numPr>
          <w:ilvl w:val="2"/>
          <w:numId w:val="42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_managed1</w:t>
      </w:r>
      <w:r>
        <w:rPr>
          <w:lang w:val="en-US" w:eastAsia="it-IT"/>
        </w:rPr>
        <w:t xml:space="preserve"> to </w:t>
      </w:r>
      <w:r>
        <w:rPr>
          <w:lang w:val="en-US"/>
        </w:rPr>
        <w:t>600000</w:t>
      </w:r>
    </w:p>
    <w:p w14:paraId="6B2202F9" w14:textId="77777777" w:rsidR="00682D7B" w:rsidRPr="0069516F" w:rsidRDefault="00682D7B" w:rsidP="0069516F">
      <w:pPr>
        <w:pStyle w:val="BodyText"/>
        <w:numPr>
          <w:ilvl w:val="2"/>
          <w:numId w:val="42"/>
        </w:numPr>
        <w:spacing w:before="120" w:after="160" w:line="240" w:lineRule="auto"/>
        <w:rPr>
          <w:lang w:val="en-GB"/>
        </w:rPr>
      </w:pPr>
      <w:r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</w:t>
      </w:r>
      <w:r>
        <w:rPr>
          <w:lang w:val="en-US" w:eastAsia="it-IT"/>
        </w:rPr>
        <w:t xml:space="preserve">2 to </w:t>
      </w:r>
      <w:r>
        <w:rPr>
          <w:lang w:val="en-US"/>
        </w:rPr>
        <w:t>600000</w:t>
      </w:r>
    </w:p>
    <w:p w14:paraId="12D8E9FE" w14:textId="77777777" w:rsidR="00682D7B" w:rsidRPr="002B180A" w:rsidRDefault="00682D7B" w:rsidP="00682D7B">
      <w:pPr>
        <w:pStyle w:val="BodyText"/>
        <w:numPr>
          <w:ilvl w:val="1"/>
          <w:numId w:val="42"/>
        </w:numPr>
        <w:spacing w:before="120" w:after="160" w:line="240" w:lineRule="auto"/>
        <w:rPr>
          <w:lang w:val="en-GB"/>
        </w:rPr>
      </w:pPr>
      <w:r>
        <w:rPr>
          <w:lang w:val="en-GB"/>
        </w:rPr>
        <w:t>Update the value of “</w:t>
      </w:r>
      <w:r w:rsidRPr="002B180A">
        <w:rPr>
          <w:lang w:val="en-US"/>
        </w:rPr>
        <w:t>Redelivery Limit</w:t>
      </w:r>
      <w:r>
        <w:rPr>
          <w:lang w:val="en-US"/>
        </w:rPr>
        <w:t>” with the following values:</w:t>
      </w:r>
    </w:p>
    <w:p w14:paraId="26957F87" w14:textId="77777777" w:rsidR="00682D7B" w:rsidRPr="00C91476" w:rsidRDefault="00682D7B" w:rsidP="00682D7B">
      <w:pPr>
        <w:pStyle w:val="BodyText"/>
        <w:numPr>
          <w:ilvl w:val="2"/>
          <w:numId w:val="42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_managed1</w:t>
      </w:r>
      <w:r>
        <w:rPr>
          <w:lang w:val="en-US" w:eastAsia="it-IT"/>
        </w:rPr>
        <w:t xml:space="preserve"> to 5</w:t>
      </w:r>
    </w:p>
    <w:p w14:paraId="504A381B" w14:textId="77777777" w:rsidR="00682D7B" w:rsidRPr="00C91476" w:rsidRDefault="00682D7B" w:rsidP="00682D7B">
      <w:pPr>
        <w:pStyle w:val="BodyText"/>
        <w:numPr>
          <w:ilvl w:val="2"/>
          <w:numId w:val="42"/>
        </w:numPr>
        <w:spacing w:before="120" w:after="160" w:line="240" w:lineRule="auto"/>
        <w:rPr>
          <w:lang w:val="en-GB"/>
        </w:rPr>
      </w:pPr>
      <w:r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</w:t>
      </w:r>
      <w:r>
        <w:rPr>
          <w:lang w:val="en-US" w:eastAsia="it-IT"/>
        </w:rPr>
        <w:t>2 to 5</w:t>
      </w:r>
    </w:p>
    <w:p w14:paraId="4A574A63" w14:textId="77777777" w:rsidR="00682D7B" w:rsidRDefault="00682D7B" w:rsidP="00682D7B">
      <w:pPr>
        <w:pStyle w:val="BodyText"/>
        <w:spacing w:before="120" w:after="160" w:line="240" w:lineRule="auto"/>
        <w:rPr>
          <w:rFonts w:ascii="Calibri" w:hAnsi="Calibri" w:cs="Calibri"/>
          <w:lang w:val="en-GB" w:eastAsia="it-IT"/>
        </w:rPr>
      </w:pPr>
      <w:r>
        <w:rPr>
          <w:lang w:val="en-GB"/>
        </w:rPr>
        <w:t>Under the setting page of the queue select Configuration</w:t>
      </w:r>
    </w:p>
    <w:p w14:paraId="11CD84FF" w14:textId="77777777" w:rsidR="00682D7B" w:rsidRDefault="00682D7B" w:rsidP="00682D7B">
      <w:pPr>
        <w:pStyle w:val="BodyText"/>
        <w:numPr>
          <w:ilvl w:val="1"/>
          <w:numId w:val="42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>
        <w:rPr>
          <w:rFonts w:ascii="Calibri" w:hAnsi="Calibri" w:cs="Calibri"/>
          <w:lang w:val="en-GB" w:eastAsia="it-IT"/>
        </w:rPr>
        <w:t>Update the value of “Time-to-Deliver Override” with the following values:</w:t>
      </w:r>
    </w:p>
    <w:p w14:paraId="1473D3A0" w14:textId="77777777" w:rsidR="00682D7B" w:rsidRPr="00C91476" w:rsidRDefault="00682D7B" w:rsidP="00682D7B">
      <w:pPr>
        <w:pStyle w:val="BodyText"/>
        <w:numPr>
          <w:ilvl w:val="2"/>
          <w:numId w:val="42"/>
        </w:numPr>
        <w:spacing w:before="120" w:after="160" w:line="240" w:lineRule="auto"/>
        <w:rPr>
          <w:rFonts w:ascii="Calibri" w:hAnsi="Calibri" w:cs="Calibri"/>
          <w:lang w:val="en-GB" w:eastAsia="it-IT"/>
        </w:rPr>
      </w:pPr>
      <w:r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_managed1</w:t>
      </w:r>
      <w:r>
        <w:rPr>
          <w:lang w:val="en-US" w:eastAsia="it-IT"/>
        </w:rPr>
        <w:t xml:space="preserve"> to </w:t>
      </w:r>
      <w:r>
        <w:rPr>
          <w:lang w:val="en-US"/>
        </w:rPr>
        <w:t>900000</w:t>
      </w:r>
    </w:p>
    <w:p w14:paraId="3A8A6250" w14:textId="77777777" w:rsidR="00682D7B" w:rsidRPr="00C91476" w:rsidRDefault="00682D7B" w:rsidP="00682D7B">
      <w:pPr>
        <w:pStyle w:val="BodyText"/>
        <w:numPr>
          <w:ilvl w:val="2"/>
          <w:numId w:val="42"/>
        </w:numPr>
        <w:spacing w:before="120" w:after="160" w:line="240" w:lineRule="auto"/>
        <w:rPr>
          <w:lang w:val="en-GB"/>
        </w:rPr>
      </w:pPr>
      <w:r w:rsidRPr="007577A0">
        <w:rPr>
          <w:lang w:val="en-GB" w:eastAsia="it-IT"/>
        </w:rPr>
        <w:t>XpayRollbackTransaction</w:t>
      </w:r>
      <w:r>
        <w:rPr>
          <w:lang w:val="en-US" w:eastAsia="it-IT"/>
        </w:rPr>
        <w:t>Queue</w:t>
      </w:r>
      <w:r w:rsidRPr="004B558E">
        <w:rPr>
          <w:lang w:val="en-US" w:eastAsia="it-IT"/>
        </w:rPr>
        <w:t>_managed</w:t>
      </w:r>
      <w:r>
        <w:rPr>
          <w:lang w:val="en-US" w:eastAsia="it-IT"/>
        </w:rPr>
        <w:t xml:space="preserve">2 to </w:t>
      </w:r>
      <w:r>
        <w:rPr>
          <w:lang w:val="en-US"/>
        </w:rPr>
        <w:t>900000</w:t>
      </w:r>
    </w:p>
    <w:p w14:paraId="69EA71F3" w14:textId="77777777" w:rsidR="00AD5EAE" w:rsidRPr="00862938" w:rsidRDefault="00AD5EAE" w:rsidP="00AD5EAE">
      <w:pPr>
        <w:rPr>
          <w:lang w:val="en-US"/>
        </w:rPr>
      </w:pPr>
      <w:r w:rsidRPr="00862938">
        <w:rPr>
          <w:lang w:val="en-US"/>
        </w:rPr>
        <w:br w:type="page"/>
      </w:r>
    </w:p>
    <w:p w14:paraId="62225DC7" w14:textId="77777777" w:rsidR="00AD5EAE" w:rsidRDefault="00AD5EAE" w:rsidP="00AD5EAE">
      <w:pPr>
        <w:pStyle w:val="Heading2"/>
        <w:keepLines/>
        <w:tabs>
          <w:tab w:val="clear" w:pos="576"/>
        </w:tabs>
        <w:spacing w:before="200" w:after="0" w:line="276" w:lineRule="auto"/>
        <w:jc w:val="left"/>
      </w:pPr>
      <w:bookmarkStart w:id="153" w:name="_Toc487612970"/>
      <w:bookmarkStart w:id="154" w:name="_Toc487615950"/>
      <w:bookmarkStart w:id="155" w:name="_Toc14352907"/>
      <w:r>
        <w:t>JMS connectionFactory</w:t>
      </w:r>
      <w:bookmarkEnd w:id="153"/>
      <w:bookmarkEnd w:id="154"/>
      <w:bookmarkEnd w:id="155"/>
    </w:p>
    <w:p w14:paraId="5B7487B6" w14:textId="77777777" w:rsidR="00AD5EAE" w:rsidRPr="004B558E" w:rsidRDefault="00AD5EAE" w:rsidP="00AD5EAE">
      <w:pPr>
        <w:pStyle w:val="BodyText"/>
        <w:numPr>
          <w:ilvl w:val="0"/>
          <w:numId w:val="28"/>
        </w:numPr>
        <w:spacing w:before="120" w:after="160" w:line="240" w:lineRule="auto"/>
        <w:rPr>
          <w:rFonts w:ascii="Calibri" w:hAnsi="Calibri"/>
          <w:sz w:val="22"/>
          <w:szCs w:val="22"/>
          <w:lang w:eastAsia="it-IT"/>
        </w:rPr>
      </w:pPr>
      <w:r w:rsidRPr="004B558E">
        <w:rPr>
          <w:rFonts w:ascii="Calibri" w:hAnsi="Calibri"/>
          <w:sz w:val="22"/>
          <w:szCs w:val="22"/>
          <w:lang w:eastAsia="it-IT"/>
        </w:rPr>
        <w:t>Click on New</w:t>
      </w:r>
    </w:p>
    <w:p w14:paraId="20874AF4" w14:textId="1688B5F7" w:rsidR="00AD5EAE" w:rsidRPr="00411535" w:rsidRDefault="002C5430" w:rsidP="00AD5EAE">
      <w:pPr>
        <w:pStyle w:val="BodyText"/>
        <w:ind w:left="720"/>
        <w:rPr>
          <w:rFonts w:ascii="Calibri" w:hAnsi="Calibri"/>
          <w:lang w:eastAsia="it-IT"/>
        </w:rPr>
      </w:pPr>
      <w:r w:rsidRPr="00411535">
        <w:rPr>
          <w:rFonts w:ascii="Calibri" w:hAnsi="Calibri"/>
          <w:noProof/>
          <w:sz w:val="22"/>
          <w:szCs w:val="22"/>
          <w:lang w:val="en-US"/>
        </w:rPr>
        <w:drawing>
          <wp:inline distT="0" distB="0" distL="0" distR="0" wp14:anchorId="086CF56A" wp14:editId="2B487A4D">
            <wp:extent cx="5276850" cy="249555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3375" w14:textId="77777777" w:rsidR="00AD5EAE" w:rsidRDefault="00AD5EAE" w:rsidP="00AD5EAE">
      <w:pPr>
        <w:pStyle w:val="ListParagraph"/>
        <w:numPr>
          <w:ilvl w:val="0"/>
          <w:numId w:val="28"/>
        </w:numPr>
        <w:tabs>
          <w:tab w:val="left" w:pos="2445"/>
        </w:tabs>
        <w:spacing w:after="200" w:line="276" w:lineRule="auto"/>
        <w:contextualSpacing/>
        <w:rPr>
          <w:lang w:eastAsia="it-IT"/>
        </w:rPr>
      </w:pPr>
      <w:r>
        <w:rPr>
          <w:lang w:eastAsia="it-IT"/>
        </w:rPr>
        <w:t xml:space="preserve">Select </w:t>
      </w:r>
      <w:r w:rsidRPr="00CE6217">
        <w:rPr>
          <w:lang w:eastAsia="it-IT"/>
        </w:rPr>
        <w:t>Connection Factory</w:t>
      </w:r>
    </w:p>
    <w:p w14:paraId="6FE9C78C" w14:textId="77777777" w:rsidR="00AD5EAE" w:rsidRDefault="00AD5EAE" w:rsidP="00AD5EAE">
      <w:pPr>
        <w:pStyle w:val="ListParagraph"/>
        <w:tabs>
          <w:tab w:val="left" w:pos="2445"/>
        </w:tabs>
        <w:rPr>
          <w:lang w:eastAsia="it-IT"/>
        </w:rPr>
      </w:pPr>
      <w:r>
        <w:rPr>
          <w:lang w:eastAsia="it-IT"/>
        </w:rPr>
        <w:t>Click Next</w:t>
      </w:r>
    </w:p>
    <w:p w14:paraId="769940F7" w14:textId="086DADB6" w:rsidR="00AD5EAE" w:rsidRDefault="002C5430" w:rsidP="00AD5EAE">
      <w:pPr>
        <w:tabs>
          <w:tab w:val="left" w:pos="2445"/>
        </w:tabs>
        <w:jc w:val="center"/>
      </w:pPr>
      <w:r w:rsidRPr="00692051">
        <w:rPr>
          <w:noProof/>
          <w:lang w:val="en-US" w:eastAsia="en-US"/>
        </w:rPr>
        <w:drawing>
          <wp:inline distT="0" distB="0" distL="0" distR="0" wp14:anchorId="570F91BD" wp14:editId="7621C41E">
            <wp:extent cx="5457825" cy="2257425"/>
            <wp:effectExtent l="0" t="0" r="0" b="0"/>
            <wp:docPr id="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39E4" w14:textId="77777777" w:rsidR="00AD5EAE" w:rsidRPr="004B558E" w:rsidRDefault="00AD5EAE" w:rsidP="00AD5EAE">
      <w:pPr>
        <w:pStyle w:val="BodyText"/>
        <w:numPr>
          <w:ilvl w:val="0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 w:rsidRPr="004B558E">
        <w:rPr>
          <w:rFonts w:ascii="Calibri" w:hAnsi="Calibri" w:cs="Calibri"/>
          <w:sz w:val="21"/>
          <w:lang w:val="en-GB" w:eastAsia="it-IT"/>
        </w:rPr>
        <w:t xml:space="preserve">Digit name of queue and </w:t>
      </w:r>
      <w:r w:rsidR="0069516F">
        <w:rPr>
          <w:rFonts w:ascii="Calibri" w:hAnsi="Calibri" w:cs="Calibri"/>
          <w:lang w:val="en-GB" w:eastAsia="it-IT"/>
        </w:rPr>
        <w:t xml:space="preserve">LOCAL </w:t>
      </w:r>
      <w:r w:rsidR="0069516F" w:rsidRPr="00411535">
        <w:rPr>
          <w:rFonts w:ascii="Calibri" w:hAnsi="Calibri" w:cs="Calibri"/>
          <w:lang w:val="en-GB" w:eastAsia="it-IT"/>
        </w:rPr>
        <w:t>JNDI name</w:t>
      </w:r>
      <w:r w:rsidR="0069516F">
        <w:rPr>
          <w:rFonts w:ascii="Calibri" w:hAnsi="Calibri" w:cs="Calibri"/>
          <w:lang w:val="en-GB" w:eastAsia="it-IT"/>
        </w:rPr>
        <w:t xml:space="preserve"> (Advanced section)</w:t>
      </w:r>
      <w:r w:rsidRPr="004B558E">
        <w:rPr>
          <w:rFonts w:ascii="Calibri" w:hAnsi="Calibri" w:cs="Calibri"/>
          <w:sz w:val="21"/>
          <w:lang w:val="en-GB" w:eastAsia="it-IT"/>
        </w:rPr>
        <w:t>. The value are:</w:t>
      </w:r>
    </w:p>
    <w:p w14:paraId="69DFCAE6" w14:textId="77777777" w:rsidR="00AD5EAE" w:rsidRPr="004B558E" w:rsidRDefault="00AD5EAE" w:rsidP="00AD5EAE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 w:rsidRPr="004B558E">
        <w:rPr>
          <w:rFonts w:ascii="Calibri" w:hAnsi="Calibri" w:cs="Calibri"/>
          <w:sz w:val="21"/>
          <w:lang w:val="en-GB" w:eastAsia="it-IT"/>
        </w:rPr>
        <w:t xml:space="preserve">StrongDoxConnectionFactory_managed1 and </w:t>
      </w:r>
      <w:r w:rsidRPr="004B558E">
        <w:rPr>
          <w:rFonts w:ascii="Calibri" w:hAnsi="Calibri" w:cs="Calibri"/>
          <w:sz w:val="21"/>
          <w:lang w:val="en-GB" w:eastAsia="it-IT"/>
        </w:rPr>
        <w:tab/>
      </w:r>
      <w:r w:rsidRPr="004B558E">
        <w:rPr>
          <w:rFonts w:ascii="Calibri" w:hAnsi="Calibri" w:cs="Calibri"/>
          <w:sz w:val="21"/>
          <w:highlight w:val="yellow"/>
          <w:lang w:val="en-GB" w:eastAsia="it-IT"/>
        </w:rPr>
        <w:t>jms/strongDoxConnectionFactory</w:t>
      </w:r>
    </w:p>
    <w:p w14:paraId="4977C91F" w14:textId="77777777" w:rsidR="00AD5EAE" w:rsidRDefault="00AD5EAE" w:rsidP="00AD5EAE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 w:rsidRPr="004B558E">
        <w:rPr>
          <w:rFonts w:ascii="Calibri" w:hAnsi="Calibri" w:cs="Calibri"/>
          <w:sz w:val="21"/>
          <w:lang w:val="en-GB" w:eastAsia="it-IT"/>
        </w:rPr>
        <w:t xml:space="preserve">StrongDoxConnectionFactory_managed2 and </w:t>
      </w:r>
      <w:r w:rsidRPr="004B558E">
        <w:rPr>
          <w:rFonts w:ascii="Calibri" w:hAnsi="Calibri" w:cs="Calibri"/>
          <w:sz w:val="21"/>
          <w:lang w:val="en-GB" w:eastAsia="it-IT"/>
        </w:rPr>
        <w:tab/>
        <w:t>j</w:t>
      </w:r>
      <w:r w:rsidRPr="004B558E">
        <w:rPr>
          <w:rFonts w:ascii="Calibri" w:hAnsi="Calibri" w:cs="Calibri"/>
          <w:sz w:val="21"/>
          <w:highlight w:val="yellow"/>
          <w:lang w:val="en-GB" w:eastAsia="it-IT"/>
        </w:rPr>
        <w:t>ms/strongDoxConnectionFactory</w:t>
      </w:r>
    </w:p>
    <w:p w14:paraId="136B95DD" w14:textId="77777777" w:rsidR="004B558E" w:rsidRPr="004B558E" w:rsidRDefault="004B558E" w:rsidP="004B558E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>
        <w:rPr>
          <w:rFonts w:ascii="Calibri" w:hAnsi="Calibri" w:cs="Calibri"/>
          <w:sz w:val="21"/>
          <w:lang w:val="en-GB" w:eastAsia="it-IT"/>
        </w:rPr>
        <w:t>InfoCert</w:t>
      </w:r>
      <w:r w:rsidRPr="004B558E">
        <w:rPr>
          <w:rFonts w:ascii="Calibri" w:hAnsi="Calibri" w:cs="Calibri"/>
          <w:sz w:val="21"/>
          <w:lang w:val="en-GB" w:eastAsia="it-IT"/>
        </w:rPr>
        <w:t xml:space="preserve">ConnectionFactory_managed1 and </w:t>
      </w:r>
      <w:r w:rsidRPr="004B558E">
        <w:rPr>
          <w:rFonts w:ascii="Calibri" w:hAnsi="Calibri" w:cs="Calibri"/>
          <w:sz w:val="21"/>
          <w:lang w:val="en-GB" w:eastAsia="it-IT"/>
        </w:rPr>
        <w:tab/>
        <w:t>jms/infoCertConnectionFactory</w:t>
      </w:r>
    </w:p>
    <w:p w14:paraId="2160EC78" w14:textId="77777777" w:rsidR="004B558E" w:rsidRPr="004B558E" w:rsidRDefault="004B558E" w:rsidP="004B558E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>
        <w:rPr>
          <w:rFonts w:ascii="Calibri" w:hAnsi="Calibri" w:cs="Calibri"/>
          <w:sz w:val="21"/>
          <w:lang w:val="en-GB" w:eastAsia="it-IT"/>
        </w:rPr>
        <w:t>InfoCert</w:t>
      </w:r>
      <w:r w:rsidRPr="004B558E">
        <w:rPr>
          <w:rFonts w:ascii="Calibri" w:hAnsi="Calibri" w:cs="Calibri"/>
          <w:sz w:val="21"/>
          <w:lang w:val="en-GB" w:eastAsia="it-IT"/>
        </w:rPr>
        <w:t xml:space="preserve">ConnectionFactory_managed2 and </w:t>
      </w:r>
      <w:r w:rsidRPr="004B558E">
        <w:rPr>
          <w:rFonts w:ascii="Calibri" w:hAnsi="Calibri" w:cs="Calibri"/>
          <w:sz w:val="21"/>
          <w:lang w:val="en-GB" w:eastAsia="it-IT"/>
        </w:rPr>
        <w:tab/>
        <w:t>jms/infoCertConnectionFactory</w:t>
      </w:r>
    </w:p>
    <w:p w14:paraId="1E5C7F61" w14:textId="77777777" w:rsidR="004B558E" w:rsidRDefault="003C0725" w:rsidP="003C0725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>
        <w:rPr>
          <w:rFonts w:ascii="Calibri" w:hAnsi="Calibri" w:cs="Calibri"/>
          <w:sz w:val="21"/>
          <w:lang w:val="en-GB" w:eastAsia="it-IT"/>
        </w:rPr>
        <w:t>MnpPostumaConnectionFactory</w:t>
      </w:r>
      <w:r w:rsidRPr="004B558E">
        <w:rPr>
          <w:rFonts w:ascii="Calibri" w:hAnsi="Calibri" w:cs="Calibri"/>
          <w:sz w:val="21"/>
          <w:lang w:val="en-GB" w:eastAsia="it-IT"/>
        </w:rPr>
        <w:t>_managed1</w:t>
      </w:r>
      <w:r>
        <w:rPr>
          <w:rFonts w:ascii="Calibri" w:hAnsi="Calibri" w:cs="Calibri"/>
          <w:sz w:val="21"/>
          <w:lang w:val="en-GB" w:eastAsia="it-IT"/>
        </w:rPr>
        <w:t xml:space="preserve">          </w:t>
      </w:r>
      <w:r w:rsidRPr="003C0725">
        <w:rPr>
          <w:rFonts w:ascii="Calibri" w:hAnsi="Calibri" w:cs="Calibri"/>
          <w:sz w:val="21"/>
          <w:lang w:val="en-GB" w:eastAsia="it-IT"/>
        </w:rPr>
        <w:t>jms/MnpDeferredConnectionFactory</w:t>
      </w:r>
    </w:p>
    <w:p w14:paraId="5D8F602A" w14:textId="77777777" w:rsidR="003C0725" w:rsidRDefault="003C0725" w:rsidP="00862938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>
        <w:rPr>
          <w:rFonts w:ascii="Calibri" w:hAnsi="Calibri" w:cs="Calibri"/>
          <w:sz w:val="21"/>
          <w:lang w:val="en-GB" w:eastAsia="it-IT"/>
        </w:rPr>
        <w:t xml:space="preserve">MnpPostumaConnectionFactory_managed2          </w:t>
      </w:r>
      <w:r w:rsidRPr="003C0725">
        <w:rPr>
          <w:rFonts w:ascii="Calibri" w:hAnsi="Calibri" w:cs="Calibri"/>
          <w:sz w:val="21"/>
          <w:lang w:val="en-GB" w:eastAsia="it-IT"/>
        </w:rPr>
        <w:t>jms/MnpDeferredConnectionFactory</w:t>
      </w:r>
    </w:p>
    <w:p w14:paraId="60690060" w14:textId="77777777" w:rsidR="009C282C" w:rsidRDefault="009C282C" w:rsidP="009C282C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 w:rsidRPr="009C282C">
        <w:rPr>
          <w:rFonts w:ascii="Calibri" w:hAnsi="Calibri" w:cs="Calibri"/>
          <w:sz w:val="21"/>
          <w:lang w:val="en-GB" w:eastAsia="it-IT"/>
        </w:rPr>
        <w:t>XpayRollbackTransaction</w:t>
      </w:r>
      <w:r>
        <w:rPr>
          <w:rFonts w:ascii="Calibri" w:hAnsi="Calibri" w:cs="Calibri"/>
          <w:sz w:val="21"/>
          <w:lang w:val="en-GB" w:eastAsia="it-IT"/>
        </w:rPr>
        <w:t>ConnectionFactory</w:t>
      </w:r>
      <w:r w:rsidRPr="004B558E">
        <w:rPr>
          <w:rFonts w:ascii="Calibri" w:hAnsi="Calibri" w:cs="Calibri"/>
          <w:sz w:val="21"/>
          <w:lang w:val="en-GB" w:eastAsia="it-IT"/>
        </w:rPr>
        <w:t>_managed1</w:t>
      </w:r>
      <w:r>
        <w:rPr>
          <w:rFonts w:ascii="Calibri" w:hAnsi="Calibri" w:cs="Calibri"/>
          <w:sz w:val="21"/>
          <w:lang w:val="en-GB" w:eastAsia="it-IT"/>
        </w:rPr>
        <w:t xml:space="preserve">          </w:t>
      </w:r>
      <w:r w:rsidRPr="003C0725">
        <w:rPr>
          <w:rFonts w:ascii="Calibri" w:hAnsi="Calibri" w:cs="Calibri"/>
          <w:sz w:val="21"/>
          <w:lang w:val="en-GB" w:eastAsia="it-IT"/>
        </w:rPr>
        <w:t>jms/</w:t>
      </w:r>
      <w:r w:rsidR="007E176F" w:rsidRPr="009C282C">
        <w:rPr>
          <w:rFonts w:ascii="Calibri" w:hAnsi="Calibri" w:cs="Calibri"/>
          <w:sz w:val="21"/>
          <w:lang w:val="en-GB" w:eastAsia="it-IT"/>
        </w:rPr>
        <w:t>XpayRollbackTransaction</w:t>
      </w:r>
      <w:r w:rsidR="007E176F">
        <w:rPr>
          <w:rFonts w:ascii="Calibri" w:hAnsi="Calibri" w:cs="Calibri"/>
          <w:sz w:val="21"/>
          <w:lang w:val="en-GB" w:eastAsia="it-IT"/>
        </w:rPr>
        <w:t>ConnectionFactory</w:t>
      </w:r>
    </w:p>
    <w:p w14:paraId="374049E7" w14:textId="77777777" w:rsidR="009C282C" w:rsidRPr="009C282C" w:rsidRDefault="009C282C" w:rsidP="009C282C">
      <w:pPr>
        <w:pStyle w:val="BodyText"/>
        <w:numPr>
          <w:ilvl w:val="1"/>
          <w:numId w:val="29"/>
        </w:numPr>
        <w:spacing w:before="120" w:after="160" w:line="240" w:lineRule="auto"/>
        <w:rPr>
          <w:rFonts w:ascii="Calibri" w:hAnsi="Calibri" w:cs="Calibri"/>
          <w:sz w:val="21"/>
          <w:lang w:val="en-GB" w:eastAsia="it-IT"/>
        </w:rPr>
      </w:pPr>
      <w:r w:rsidRPr="009C282C">
        <w:rPr>
          <w:rFonts w:ascii="Calibri" w:hAnsi="Calibri" w:cs="Calibri"/>
          <w:sz w:val="21"/>
          <w:lang w:val="en-GB" w:eastAsia="it-IT"/>
        </w:rPr>
        <w:lastRenderedPageBreak/>
        <w:t>XpayRollbackTransaction</w:t>
      </w:r>
      <w:r>
        <w:rPr>
          <w:rFonts w:ascii="Calibri" w:hAnsi="Calibri" w:cs="Calibri"/>
          <w:sz w:val="21"/>
          <w:lang w:val="en-GB" w:eastAsia="it-IT"/>
        </w:rPr>
        <w:t xml:space="preserve">ConnectionFactory_managed2          </w:t>
      </w:r>
      <w:r w:rsidRPr="003C0725">
        <w:rPr>
          <w:rFonts w:ascii="Calibri" w:hAnsi="Calibri" w:cs="Calibri"/>
          <w:sz w:val="21"/>
          <w:lang w:val="en-GB" w:eastAsia="it-IT"/>
        </w:rPr>
        <w:t>jms/</w:t>
      </w:r>
      <w:r w:rsidR="007E176F" w:rsidRPr="009C282C">
        <w:rPr>
          <w:rFonts w:ascii="Calibri" w:hAnsi="Calibri" w:cs="Calibri"/>
          <w:sz w:val="21"/>
          <w:lang w:val="en-GB" w:eastAsia="it-IT"/>
        </w:rPr>
        <w:t>XpayRollbackTransaction</w:t>
      </w:r>
      <w:r w:rsidR="007E176F">
        <w:rPr>
          <w:rFonts w:ascii="Calibri" w:hAnsi="Calibri" w:cs="Calibri"/>
          <w:sz w:val="21"/>
          <w:lang w:val="en-GB" w:eastAsia="it-IT"/>
        </w:rPr>
        <w:t>ConnectionFactory</w:t>
      </w:r>
    </w:p>
    <w:p w14:paraId="385FF364" w14:textId="77777777" w:rsidR="00AD5EAE" w:rsidRPr="005B21FF" w:rsidRDefault="00AD5EAE" w:rsidP="00AD5EAE">
      <w:pPr>
        <w:ind w:left="708"/>
        <w:rPr>
          <w:lang w:val="en-GB"/>
        </w:rPr>
      </w:pPr>
      <w:r>
        <w:rPr>
          <w:lang w:val="en-GB"/>
        </w:rPr>
        <w:t>Click Next</w:t>
      </w:r>
    </w:p>
    <w:p w14:paraId="54092050" w14:textId="77777777" w:rsidR="00AD5EAE" w:rsidRDefault="00AD5EAE" w:rsidP="00AD5EAE">
      <w:pPr>
        <w:tabs>
          <w:tab w:val="left" w:pos="2445"/>
        </w:tabs>
      </w:pPr>
    </w:p>
    <w:p w14:paraId="7D2986DC" w14:textId="32F75F6F" w:rsidR="00AD5EAE" w:rsidRDefault="002C5430" w:rsidP="00AD5EAE">
      <w:pPr>
        <w:pStyle w:val="BodyText"/>
        <w:rPr>
          <w:noProof/>
          <w:lang w:eastAsia="it-IT"/>
        </w:rPr>
      </w:pPr>
      <w:r w:rsidRPr="00692051">
        <w:rPr>
          <w:noProof/>
          <w:lang w:val="en-US"/>
        </w:rPr>
        <w:drawing>
          <wp:inline distT="0" distB="0" distL="0" distR="0" wp14:anchorId="0B56DC46" wp14:editId="43C68C0B">
            <wp:extent cx="5905500" cy="4105275"/>
            <wp:effectExtent l="0" t="0" r="0" b="0"/>
            <wp:docPr id="2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920B" w14:textId="77777777" w:rsidR="00AD5EAE" w:rsidRDefault="00AD5EAE" w:rsidP="00AD5EAE">
      <w:pPr>
        <w:pStyle w:val="BodyText"/>
        <w:rPr>
          <w:noProof/>
        </w:rPr>
      </w:pPr>
    </w:p>
    <w:p w14:paraId="321A8E08" w14:textId="77777777" w:rsidR="00AD5EAE" w:rsidRDefault="00AD5EAE" w:rsidP="00AD5EAE">
      <w:pPr>
        <w:pStyle w:val="ListParagraph"/>
        <w:numPr>
          <w:ilvl w:val="0"/>
          <w:numId w:val="28"/>
        </w:numPr>
        <w:tabs>
          <w:tab w:val="left" w:pos="2445"/>
        </w:tabs>
        <w:spacing w:after="200" w:line="276" w:lineRule="auto"/>
        <w:contextualSpacing/>
        <w:rPr>
          <w:lang w:eastAsia="it-IT"/>
        </w:rPr>
      </w:pPr>
      <w:r>
        <w:rPr>
          <w:lang w:eastAsia="it-IT"/>
        </w:rPr>
        <w:t>Click on Finish</w:t>
      </w:r>
    </w:p>
    <w:p w14:paraId="3FC7A12C" w14:textId="77777777" w:rsidR="00C90791" w:rsidRDefault="00C90791" w:rsidP="00C90791"/>
    <w:p w14:paraId="687EEDC6" w14:textId="77777777" w:rsidR="00B75C46" w:rsidRDefault="00B75C46" w:rsidP="0069516F">
      <w:pPr>
        <w:pStyle w:val="Heading2"/>
        <w:keepLines/>
        <w:tabs>
          <w:tab w:val="clear" w:pos="576"/>
        </w:tabs>
        <w:spacing w:before="200" w:after="0" w:line="276" w:lineRule="auto"/>
        <w:jc w:val="left"/>
      </w:pPr>
      <w:bookmarkStart w:id="156" w:name="_Toc14352908"/>
      <w:r>
        <w:t>Cluster Coherence</w:t>
      </w:r>
      <w:bookmarkEnd w:id="156"/>
    </w:p>
    <w:p w14:paraId="6874A822" w14:textId="77777777" w:rsidR="005F0939" w:rsidRPr="0069516F" w:rsidDel="005F0939" w:rsidRDefault="00A63A9D" w:rsidP="00CA0A12">
      <w:pPr>
        <w:pStyle w:val="BodyText"/>
        <w:numPr>
          <w:ilvl w:val="0"/>
          <w:numId w:val="36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 w:rsidRPr="0069516F">
        <w:rPr>
          <w:rFonts w:ascii="Calibri" w:hAnsi="Calibri" w:cs="Calibri"/>
          <w:sz w:val="22"/>
          <w:szCs w:val="22"/>
        </w:rPr>
        <w:t xml:space="preserve">Cliccare su </w:t>
      </w:r>
      <w:r>
        <w:rPr>
          <w:rFonts w:ascii="Calibri" w:hAnsi="Calibri" w:cs="Calibri"/>
          <w:sz w:val="22"/>
          <w:szCs w:val="22"/>
        </w:rPr>
        <w:t>“</w:t>
      </w:r>
      <w:r w:rsidRPr="0069516F">
        <w:rPr>
          <w:rFonts w:ascii="Calibri" w:hAnsi="Calibri" w:cs="Calibri"/>
          <w:sz w:val="22"/>
          <w:szCs w:val="22"/>
        </w:rPr>
        <w:t>Blocca e Modifica</w:t>
      </w:r>
      <w:r>
        <w:rPr>
          <w:rFonts w:ascii="Calibri" w:hAnsi="Calibri" w:cs="Calibri"/>
          <w:sz w:val="22"/>
          <w:szCs w:val="22"/>
        </w:rPr>
        <w:t>” --&gt; Espandere</w:t>
      </w:r>
      <w:r w:rsidRPr="0069516F">
        <w:rPr>
          <w:rFonts w:ascii="Calibri" w:hAnsi="Calibri" w:cs="Calibri"/>
          <w:sz w:val="22"/>
          <w:szCs w:val="22"/>
        </w:rPr>
        <w:t xml:space="preserve"> </w:t>
      </w:r>
      <w:r w:rsidR="0066745B" w:rsidRPr="0069516F">
        <w:rPr>
          <w:rFonts w:ascii="Calibri" w:hAnsi="Calibri" w:cs="Calibri"/>
          <w:sz w:val="22"/>
          <w:szCs w:val="22"/>
        </w:rPr>
        <w:t>“</w:t>
      </w:r>
      <w:r w:rsidR="005F0939" w:rsidRPr="0069516F">
        <w:rPr>
          <w:rFonts w:ascii="Calibri" w:hAnsi="Calibri" w:cs="Calibri"/>
          <w:sz w:val="22"/>
          <w:szCs w:val="22"/>
        </w:rPr>
        <w:t>Ambiente</w:t>
      </w:r>
      <w:r w:rsidR="0066745B" w:rsidRPr="0069516F">
        <w:rPr>
          <w:rFonts w:ascii="Calibri" w:hAnsi="Calibri" w:cs="Calibri"/>
          <w:sz w:val="22"/>
          <w:szCs w:val="22"/>
        </w:rPr>
        <w:t>”</w:t>
      </w:r>
      <w:r w:rsidR="005F0939" w:rsidRPr="0069516F">
        <w:rPr>
          <w:rFonts w:ascii="Calibri" w:hAnsi="Calibri" w:cs="Calibri"/>
          <w:sz w:val="22"/>
          <w:szCs w:val="22"/>
        </w:rPr>
        <w:t xml:space="preserve"> --&gt; </w:t>
      </w:r>
      <w:r>
        <w:rPr>
          <w:rFonts w:ascii="Calibri" w:hAnsi="Calibri" w:cs="Calibri"/>
          <w:sz w:val="22"/>
          <w:szCs w:val="22"/>
        </w:rPr>
        <w:t xml:space="preserve">Cliccare su </w:t>
      </w:r>
      <w:r w:rsidR="0066745B" w:rsidRPr="0069516F">
        <w:rPr>
          <w:rFonts w:ascii="Calibri" w:hAnsi="Calibri" w:cs="Calibri"/>
          <w:sz w:val="22"/>
          <w:szCs w:val="22"/>
        </w:rPr>
        <w:t>“</w:t>
      </w:r>
      <w:r w:rsidR="005F0939" w:rsidRPr="0069516F">
        <w:rPr>
          <w:rFonts w:ascii="Calibri" w:hAnsi="Calibri" w:cs="Calibri"/>
          <w:sz w:val="22"/>
          <w:szCs w:val="22"/>
        </w:rPr>
        <w:t>Cluster</w:t>
      </w:r>
      <w:r w:rsidR="00D266DF" w:rsidRPr="0069516F">
        <w:rPr>
          <w:rFonts w:ascii="Calibri" w:hAnsi="Calibri" w:cs="Calibri"/>
          <w:sz w:val="22"/>
          <w:szCs w:val="22"/>
        </w:rPr>
        <w:t xml:space="preserve"> Coherence</w:t>
      </w:r>
      <w:r w:rsidR="0066745B" w:rsidRPr="0069516F">
        <w:rPr>
          <w:rFonts w:ascii="Calibri" w:hAnsi="Calibri" w:cs="Calibri"/>
          <w:sz w:val="22"/>
          <w:szCs w:val="22"/>
        </w:rPr>
        <w:t>”</w:t>
      </w:r>
      <w:r w:rsidR="005F0939" w:rsidRPr="0069516F">
        <w:rPr>
          <w:rFonts w:ascii="Calibri" w:hAnsi="Calibri" w:cs="Calibri"/>
          <w:sz w:val="22"/>
          <w:szCs w:val="22"/>
        </w:rPr>
        <w:t xml:space="preserve"> --&gt; </w:t>
      </w:r>
      <w:r>
        <w:rPr>
          <w:rFonts w:ascii="Calibri" w:hAnsi="Calibri" w:cs="Calibri"/>
          <w:sz w:val="22"/>
          <w:szCs w:val="22"/>
        </w:rPr>
        <w:t xml:space="preserve"> Cliccare su </w:t>
      </w:r>
      <w:r w:rsidR="0066745B" w:rsidRPr="0069516F">
        <w:rPr>
          <w:rFonts w:ascii="Calibri" w:hAnsi="Calibri" w:cs="Calibri"/>
          <w:sz w:val="22"/>
          <w:szCs w:val="22"/>
        </w:rPr>
        <w:t>“</w:t>
      </w:r>
      <w:r w:rsidR="00D266DF" w:rsidRPr="0069516F">
        <w:rPr>
          <w:rFonts w:ascii="Calibri" w:hAnsi="Calibri" w:cs="Calibri"/>
          <w:sz w:val="22"/>
          <w:szCs w:val="22"/>
        </w:rPr>
        <w:t>Nuovo</w:t>
      </w:r>
      <w:r w:rsidR="0066745B" w:rsidRPr="0069516F">
        <w:rPr>
          <w:rFonts w:ascii="Calibri" w:hAnsi="Calibri" w:cs="Calibri"/>
          <w:sz w:val="22"/>
          <w:szCs w:val="22"/>
        </w:rPr>
        <w:t>”:</w:t>
      </w:r>
    </w:p>
    <w:tbl>
      <w:tblPr>
        <w:tblW w:w="12761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75"/>
      </w:tblGrid>
      <w:tr w:rsidR="001B3209" w:rsidRPr="0069516F" w14:paraId="18F95AE3" w14:textId="77777777" w:rsidTr="0069516F">
        <w:trPr>
          <w:trHeight w:val="120"/>
        </w:trPr>
        <w:tc>
          <w:tcPr>
            <w:tcW w:w="12761" w:type="dxa"/>
            <w:shd w:val="clear" w:color="auto" w:fill="auto"/>
          </w:tcPr>
          <w:p w14:paraId="5E630D12" w14:textId="3F44984B" w:rsidR="005F0939" w:rsidRPr="0069516F" w:rsidRDefault="002C5430" w:rsidP="00A56214">
            <w:pPr>
              <w:pStyle w:val="BodyText"/>
              <w:spacing w:line="240" w:lineRule="auto"/>
              <w:jc w:val="left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4856FF">
              <w:rPr>
                <w:noProof/>
                <w:lang w:val="en-US"/>
              </w:rPr>
              <w:lastRenderedPageBreak/>
              <w:drawing>
                <wp:inline distT="0" distB="0" distL="0" distR="0" wp14:anchorId="1E4D3064" wp14:editId="7FAD87ED">
                  <wp:extent cx="8105775" cy="2371725"/>
                  <wp:effectExtent l="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577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066CB" w14:textId="77777777" w:rsidR="00081C80" w:rsidRPr="00CA0A12" w:rsidRDefault="00081C80" w:rsidP="00CA0A12">
      <w:pPr>
        <w:pStyle w:val="BodyText"/>
        <w:spacing w:line="240" w:lineRule="auto"/>
        <w:ind w:left="720"/>
        <w:jc w:val="left"/>
        <w:rPr>
          <w:rFonts w:ascii="Calibri" w:hAnsi="Calibri" w:cs="Calibri"/>
          <w:sz w:val="22"/>
          <w:szCs w:val="22"/>
          <w:lang w:val="en-US"/>
        </w:rPr>
      </w:pPr>
    </w:p>
    <w:p w14:paraId="431459A8" w14:textId="77777777" w:rsidR="005F0939" w:rsidRPr="0069516F" w:rsidRDefault="00D266DF" w:rsidP="00D266DF">
      <w:pPr>
        <w:pStyle w:val="BodyText"/>
        <w:numPr>
          <w:ilvl w:val="0"/>
          <w:numId w:val="3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69516F">
        <w:rPr>
          <w:rFonts w:ascii="Calibri" w:hAnsi="Calibri" w:cs="Calibri"/>
          <w:sz w:val="22"/>
          <w:szCs w:val="22"/>
        </w:rPr>
        <w:t>Digitare nel campo Nome</w:t>
      </w:r>
      <w:r w:rsidR="005F0939" w:rsidRPr="0069516F">
        <w:rPr>
          <w:rFonts w:ascii="Calibri" w:hAnsi="Calibri" w:cs="Calibri"/>
          <w:sz w:val="22"/>
          <w:szCs w:val="22"/>
        </w:rPr>
        <w:t xml:space="preserve"> “</w:t>
      </w:r>
      <w:r w:rsidRPr="00D266DF">
        <w:rPr>
          <w:rFonts w:ascii="Calibri" w:hAnsi="Calibri" w:cs="Calibri"/>
          <w:sz w:val="22"/>
          <w:szCs w:val="22"/>
        </w:rPr>
        <w:t>LeanCluster</w:t>
      </w:r>
      <w:r w:rsidR="00CF243A" w:rsidRPr="0069516F">
        <w:rPr>
          <w:rFonts w:ascii="Calibri" w:hAnsi="Calibri" w:cs="Calibri"/>
          <w:sz w:val="22"/>
          <w:szCs w:val="22"/>
        </w:rPr>
        <w:t>”</w:t>
      </w:r>
      <w:r>
        <w:rPr>
          <w:rFonts w:ascii="Calibri" w:hAnsi="Calibri" w:cs="Calibri"/>
          <w:sz w:val="22"/>
          <w:szCs w:val="22"/>
        </w:rPr>
        <w:t xml:space="preserve"> </w:t>
      </w:r>
      <w:r w:rsidR="00C65A41">
        <w:rPr>
          <w:rFonts w:ascii="Calibri" w:hAnsi="Calibri" w:cs="Calibri"/>
          <w:sz w:val="22"/>
          <w:szCs w:val="22"/>
        </w:rPr>
        <w:t>--&gt;</w:t>
      </w:r>
      <w:r>
        <w:rPr>
          <w:rFonts w:ascii="Calibri" w:hAnsi="Calibri" w:cs="Calibri"/>
          <w:sz w:val="22"/>
          <w:szCs w:val="22"/>
        </w:rPr>
        <w:t xml:space="preserve"> </w:t>
      </w:r>
      <w:r w:rsidR="00A63A9D">
        <w:rPr>
          <w:rFonts w:ascii="Calibri" w:hAnsi="Calibri" w:cs="Calibri"/>
          <w:sz w:val="22"/>
          <w:szCs w:val="22"/>
        </w:rPr>
        <w:t>cliccare su “</w:t>
      </w:r>
      <w:r>
        <w:rPr>
          <w:rFonts w:ascii="Calibri" w:hAnsi="Calibri" w:cs="Calibri"/>
          <w:sz w:val="22"/>
          <w:szCs w:val="22"/>
        </w:rPr>
        <w:t>Successivo</w:t>
      </w:r>
      <w:r w:rsidR="00A63A9D">
        <w:rPr>
          <w:rFonts w:ascii="Calibri" w:hAnsi="Calibri" w:cs="Calibri"/>
          <w:sz w:val="22"/>
          <w:szCs w:val="22"/>
        </w:rPr>
        <w:t>”: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79"/>
      </w:tblGrid>
      <w:tr w:rsidR="005F0939" w:rsidRPr="00CA0A12" w14:paraId="31B16CCB" w14:textId="77777777" w:rsidTr="0069516F">
        <w:trPr>
          <w:trHeight w:val="2630"/>
        </w:trPr>
        <w:tc>
          <w:tcPr>
            <w:tcW w:w="12436" w:type="dxa"/>
            <w:shd w:val="clear" w:color="auto" w:fill="auto"/>
          </w:tcPr>
          <w:p w14:paraId="7EC048AF" w14:textId="26FB1929" w:rsidR="005F0939" w:rsidRPr="00CA0A12" w:rsidRDefault="00CF243A" w:rsidP="00A56214">
            <w:pPr>
              <w:pStyle w:val="BodyText"/>
              <w:spacing w:line="240" w:lineRule="auto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</w:rPr>
              <w:t xml:space="preserve"> </w:t>
            </w:r>
            <w:r w:rsidR="002C5430" w:rsidRPr="004856FF">
              <w:rPr>
                <w:noProof/>
                <w:lang w:val="en-US"/>
              </w:rPr>
              <w:drawing>
                <wp:inline distT="0" distB="0" distL="0" distR="0" wp14:anchorId="12462055" wp14:editId="7DB1BF0C">
                  <wp:extent cx="8105775" cy="2266950"/>
                  <wp:effectExtent l="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57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76E1A" w14:textId="77777777" w:rsidR="005F0939" w:rsidRPr="00CA0A12" w:rsidRDefault="005F0939" w:rsidP="00CA0A12">
      <w:pPr>
        <w:rPr>
          <w:rFonts w:ascii="Calibri" w:hAnsi="Calibri" w:cs="Calibri"/>
          <w:sz w:val="22"/>
          <w:szCs w:val="22"/>
        </w:rPr>
      </w:pPr>
    </w:p>
    <w:p w14:paraId="7837CAC9" w14:textId="77777777" w:rsidR="001B3209" w:rsidRPr="0069516F" w:rsidRDefault="001B3209" w:rsidP="00EF1B61">
      <w:pPr>
        <w:pStyle w:val="BodyText"/>
        <w:numPr>
          <w:ilvl w:val="0"/>
          <w:numId w:val="36"/>
        </w:numPr>
        <w:spacing w:line="240" w:lineRule="auto"/>
        <w:ind w:left="714" w:hanging="357"/>
        <w:jc w:val="left"/>
        <w:rPr>
          <w:rFonts w:ascii="Calibri" w:hAnsi="Calibri" w:cs="Calibri"/>
          <w:sz w:val="22"/>
          <w:szCs w:val="22"/>
        </w:rPr>
      </w:pPr>
      <w:r w:rsidRPr="0069516F">
        <w:rPr>
          <w:rFonts w:ascii="Calibri" w:hAnsi="Calibri" w:cs="Calibri"/>
          <w:sz w:val="22"/>
          <w:szCs w:val="22"/>
        </w:rPr>
        <w:t>Selezionare “Multicast” nel menu “Modalità configurazione cluster”</w:t>
      </w:r>
      <w:r w:rsidR="00A63A9D">
        <w:rPr>
          <w:rFonts w:ascii="Calibri" w:hAnsi="Calibri" w:cs="Calibri"/>
          <w:sz w:val="22"/>
          <w:szCs w:val="22"/>
        </w:rPr>
        <w:t xml:space="preserve"> --&gt; cliccare su “Successivo”:</w:t>
      </w:r>
      <w:r>
        <w:rPr>
          <w:rFonts w:ascii="Calibri" w:hAnsi="Calibri" w:cs="Calibri"/>
          <w:sz w:val="22"/>
          <w:szCs w:val="22"/>
        </w:rPr>
        <w:br/>
      </w:r>
      <w:r w:rsidR="00A63A9D">
        <w:rPr>
          <w:rFonts w:ascii="Calibri" w:hAnsi="Calibri" w:cs="Calibri"/>
          <w:sz w:val="22"/>
          <w:szCs w:val="22"/>
        </w:rPr>
        <w:t>(</w:t>
      </w:r>
      <w:r>
        <w:rPr>
          <w:rFonts w:ascii="Calibri" w:hAnsi="Calibri" w:cs="Calibri"/>
          <w:sz w:val="22"/>
          <w:szCs w:val="22"/>
        </w:rPr>
        <w:t>Lasciare i valori di default per “Porta di ascolto cluster” ed “Indirizzo di ascolto multicast”</w:t>
      </w:r>
      <w:r w:rsidR="00A63A9D">
        <w:rPr>
          <w:rFonts w:ascii="Calibri" w:hAnsi="Calibri" w:cs="Calibri"/>
          <w:sz w:val="22"/>
          <w:szCs w:val="22"/>
        </w:rPr>
        <w:t>)</w:t>
      </w:r>
    </w:p>
    <w:tbl>
      <w:tblPr>
        <w:tblW w:w="12850" w:type="dxa"/>
        <w:tblInd w:w="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35"/>
      </w:tblGrid>
      <w:tr w:rsidR="00081C80" w:rsidRPr="0069516F" w14:paraId="29D63EA1" w14:textId="77777777" w:rsidTr="0069516F">
        <w:trPr>
          <w:trHeight w:val="3511"/>
        </w:trPr>
        <w:tc>
          <w:tcPr>
            <w:tcW w:w="12850" w:type="dxa"/>
            <w:shd w:val="clear" w:color="auto" w:fill="auto"/>
          </w:tcPr>
          <w:p w14:paraId="0F6B7E3A" w14:textId="32F18FCE" w:rsidR="00081C80" w:rsidRPr="0069516F" w:rsidRDefault="002C5430" w:rsidP="00A56214">
            <w:pPr>
              <w:pStyle w:val="BodyText"/>
              <w:spacing w:line="240" w:lineRule="auto"/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4856FF">
              <w:rPr>
                <w:noProof/>
                <w:lang w:val="en-US"/>
              </w:rPr>
              <w:drawing>
                <wp:inline distT="0" distB="0" distL="0" distR="0" wp14:anchorId="2753129B" wp14:editId="5C2FDB01">
                  <wp:extent cx="8143875" cy="222885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387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D6BE0" w14:textId="77777777" w:rsidR="00081C80" w:rsidRPr="0069516F" w:rsidRDefault="00081C80" w:rsidP="00CA0A12">
      <w:pPr>
        <w:pStyle w:val="BodyText"/>
        <w:spacing w:line="240" w:lineRule="auto"/>
        <w:jc w:val="left"/>
        <w:rPr>
          <w:rFonts w:ascii="Calibri" w:hAnsi="Calibri" w:cs="Calibri"/>
          <w:sz w:val="22"/>
          <w:szCs w:val="22"/>
        </w:rPr>
      </w:pPr>
    </w:p>
    <w:p w14:paraId="38902B7F" w14:textId="77777777" w:rsidR="0066745B" w:rsidRPr="0069516F" w:rsidRDefault="00A63A9D" w:rsidP="00CA0A12">
      <w:pPr>
        <w:pStyle w:val="BodyText"/>
        <w:numPr>
          <w:ilvl w:val="0"/>
          <w:numId w:val="36"/>
        </w:numPr>
        <w:spacing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Selezionare “cl_lean_fe” --&gt;  cliccare su “Fine”: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3"/>
      </w:tblGrid>
      <w:tr w:rsidR="0066745B" w:rsidRPr="00A56214" w14:paraId="1B2CD5E3" w14:textId="77777777" w:rsidTr="00A56214">
        <w:trPr>
          <w:trHeight w:val="3157"/>
        </w:trPr>
        <w:tc>
          <w:tcPr>
            <w:tcW w:w="12524" w:type="dxa"/>
            <w:shd w:val="clear" w:color="auto" w:fill="auto"/>
          </w:tcPr>
          <w:p w14:paraId="0DE166AE" w14:textId="4BD50A96" w:rsidR="0066745B" w:rsidRPr="00A56214" w:rsidRDefault="002C5430" w:rsidP="00A56214">
            <w:pPr>
              <w:pStyle w:val="BodyText"/>
              <w:spacing w:line="240" w:lineRule="auto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4856FF">
              <w:rPr>
                <w:noProof/>
                <w:lang w:val="en-US"/>
              </w:rPr>
              <w:lastRenderedPageBreak/>
              <w:drawing>
                <wp:inline distT="0" distB="0" distL="0" distR="0" wp14:anchorId="38FD80DA" wp14:editId="2B829684">
                  <wp:extent cx="8115300" cy="2533650"/>
                  <wp:effectExtent l="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3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6338B" w14:textId="77777777" w:rsidR="0066745B" w:rsidRDefault="0066745B" w:rsidP="00CA0A12">
      <w:pPr>
        <w:pStyle w:val="BodyText"/>
        <w:spacing w:line="240" w:lineRule="auto"/>
        <w:rPr>
          <w:rFonts w:ascii="Calibri" w:hAnsi="Calibri" w:cs="Calibri"/>
          <w:sz w:val="22"/>
          <w:szCs w:val="22"/>
          <w:lang w:val="en-US"/>
        </w:rPr>
      </w:pPr>
    </w:p>
    <w:p w14:paraId="48C41950" w14:textId="77777777" w:rsidR="00D40B35" w:rsidRDefault="00D40B35" w:rsidP="00CA0A12">
      <w:pPr>
        <w:pStyle w:val="BodyText"/>
        <w:spacing w:line="240" w:lineRule="auto"/>
        <w:rPr>
          <w:rFonts w:ascii="Calibri" w:hAnsi="Calibri" w:cs="Calibri"/>
          <w:sz w:val="22"/>
          <w:szCs w:val="22"/>
          <w:lang w:val="en-US"/>
        </w:rPr>
      </w:pPr>
    </w:p>
    <w:p w14:paraId="260BE649" w14:textId="77777777" w:rsidR="00D40B35" w:rsidRDefault="00D40B35" w:rsidP="00CA0A12">
      <w:pPr>
        <w:pStyle w:val="BodyText"/>
        <w:spacing w:line="240" w:lineRule="auto"/>
        <w:rPr>
          <w:rFonts w:ascii="Calibri" w:hAnsi="Calibri" w:cs="Calibri"/>
          <w:sz w:val="22"/>
          <w:szCs w:val="22"/>
          <w:lang w:val="en-US"/>
        </w:rPr>
      </w:pPr>
    </w:p>
    <w:p w14:paraId="318E384A" w14:textId="77777777" w:rsidR="00D40B35" w:rsidRDefault="00D40B35" w:rsidP="00D40B35">
      <w:pPr>
        <w:pStyle w:val="Heading2"/>
        <w:keepLines/>
        <w:tabs>
          <w:tab w:val="clear" w:pos="576"/>
        </w:tabs>
        <w:spacing w:before="200" w:after="120" w:line="276" w:lineRule="auto"/>
        <w:ind w:left="578" w:hanging="578"/>
        <w:jc w:val="left"/>
        <w:rPr>
          <w:ins w:id="157" w:author="Muro Cosimo" w:date="2019-07-17T11:35:00Z"/>
        </w:rPr>
      </w:pPr>
      <w:bookmarkStart w:id="158" w:name="_Toc528253898"/>
      <w:bookmarkStart w:id="159" w:name="_Toc14352909"/>
      <w:ins w:id="160" w:author="Muro Cosimo" w:date="2019-07-17T11:35:00Z">
        <w:r>
          <w:t>WorkManager</w:t>
        </w:r>
        <w:bookmarkEnd w:id="158"/>
        <w:bookmarkEnd w:id="159"/>
      </w:ins>
    </w:p>
    <w:p w14:paraId="38124A72" w14:textId="77777777" w:rsidR="00D40B35" w:rsidRPr="009B5142" w:rsidRDefault="00D40B35" w:rsidP="00D40B35">
      <w:pPr>
        <w:ind w:firstLine="578"/>
        <w:rPr>
          <w:ins w:id="161" w:author="Muro Cosimo" w:date="2019-07-17T11:35:00Z"/>
          <w:rFonts w:ascii="Calibri" w:hAnsi="Calibri"/>
          <w:sz w:val="16"/>
          <w:szCs w:val="20"/>
          <w:lang w:val="en-GB"/>
        </w:rPr>
      </w:pPr>
      <w:ins w:id="162" w:author="Muro Cosimo" w:date="2019-07-17T11:35:00Z">
        <w:r>
          <w:rPr>
            <w:rFonts w:ascii="Calibri" w:hAnsi="Calibri"/>
            <w:sz w:val="16"/>
            <w:szCs w:val="20"/>
            <w:lang w:val="en-GB"/>
          </w:rPr>
          <w:t>P</w:t>
        </w:r>
        <w:r w:rsidRPr="009B5142">
          <w:rPr>
            <w:rFonts w:ascii="Calibri" w:hAnsi="Calibri"/>
            <w:sz w:val="16"/>
            <w:szCs w:val="20"/>
            <w:lang w:val="en-GB"/>
          </w:rPr>
          <w:t>l</w:t>
        </w:r>
        <w:r>
          <w:rPr>
            <w:rFonts w:ascii="Calibri" w:hAnsi="Calibri"/>
            <w:sz w:val="16"/>
            <w:szCs w:val="20"/>
            <w:lang w:val="en-GB"/>
          </w:rPr>
          <w:t>e</w:t>
        </w:r>
        <w:r w:rsidRPr="009B5142">
          <w:rPr>
            <w:rFonts w:ascii="Calibri" w:hAnsi="Calibri"/>
            <w:sz w:val="16"/>
            <w:szCs w:val="20"/>
            <w:lang w:val="en-GB"/>
          </w:rPr>
          <w:t>ase configure following W</w:t>
        </w:r>
        <w:r>
          <w:rPr>
            <w:rFonts w:ascii="Calibri" w:hAnsi="Calibri"/>
            <w:sz w:val="16"/>
            <w:szCs w:val="20"/>
            <w:lang w:val="en-GB"/>
          </w:rPr>
          <w:t>ork</w:t>
        </w:r>
        <w:r w:rsidRPr="009B5142">
          <w:rPr>
            <w:rFonts w:ascii="Calibri" w:hAnsi="Calibri"/>
            <w:sz w:val="16"/>
            <w:szCs w:val="20"/>
            <w:lang w:val="en-GB"/>
          </w:rPr>
          <w:t>M</w:t>
        </w:r>
        <w:r>
          <w:rPr>
            <w:rFonts w:ascii="Calibri" w:hAnsi="Calibri"/>
            <w:sz w:val="16"/>
            <w:szCs w:val="20"/>
            <w:lang w:val="en-GB"/>
          </w:rPr>
          <w:t>anager</w:t>
        </w:r>
        <w:r w:rsidRPr="009B5142">
          <w:rPr>
            <w:rFonts w:ascii="Calibri" w:hAnsi="Calibri"/>
            <w:sz w:val="16"/>
            <w:szCs w:val="20"/>
            <w:lang w:val="en-GB"/>
          </w:rPr>
          <w:t xml:space="preserve"> reported below:</w:t>
        </w:r>
      </w:ins>
    </w:p>
    <w:p w14:paraId="30BECFE8" w14:textId="77777777" w:rsidR="00D40B35" w:rsidRPr="009B5142" w:rsidRDefault="00D40B35" w:rsidP="00D40B35">
      <w:pPr>
        <w:pStyle w:val="BodyText"/>
        <w:numPr>
          <w:ilvl w:val="0"/>
          <w:numId w:val="43"/>
        </w:numPr>
        <w:spacing w:before="120" w:after="160" w:line="240" w:lineRule="auto"/>
        <w:rPr>
          <w:ins w:id="163" w:author="Muro Cosimo" w:date="2019-07-17T11:35:00Z"/>
          <w:rFonts w:ascii="Calibri" w:hAnsi="Calibri" w:cs="Calibri"/>
          <w:lang w:val="en-GB" w:eastAsia="it-IT"/>
        </w:rPr>
      </w:pPr>
      <w:ins w:id="164" w:author="Muro Cosimo" w:date="2019-07-17T11:35:00Z">
        <w:r w:rsidRPr="009B5142">
          <w:rPr>
            <w:rFonts w:ascii="Calibri" w:hAnsi="Calibri" w:cs="Calibri"/>
            <w:lang w:val="en-GB" w:eastAsia="it-IT"/>
          </w:rPr>
          <w:t>Access to WLS admin console</w:t>
        </w:r>
      </w:ins>
    </w:p>
    <w:p w14:paraId="233ABE9D" w14:textId="77777777" w:rsidR="00D40B35" w:rsidRDefault="00D40B35" w:rsidP="00D40B35">
      <w:pPr>
        <w:pStyle w:val="BodyText"/>
        <w:numPr>
          <w:ilvl w:val="0"/>
          <w:numId w:val="43"/>
        </w:numPr>
        <w:spacing w:before="120" w:after="160" w:line="240" w:lineRule="auto"/>
        <w:rPr>
          <w:ins w:id="165" w:author="Muro Cosimo" w:date="2019-07-17T11:35:00Z"/>
          <w:rFonts w:ascii="Calibri" w:hAnsi="Calibri" w:cs="Calibri"/>
          <w:lang w:val="en-GB" w:eastAsia="it-IT"/>
        </w:rPr>
      </w:pPr>
      <w:ins w:id="166" w:author="Muro Cosimo" w:date="2019-07-17T11:35:00Z">
        <w:r w:rsidRPr="009B5142">
          <w:rPr>
            <w:rFonts w:ascii="Calibri" w:hAnsi="Calibri" w:cs="Calibri"/>
            <w:lang w:val="en-GB" w:eastAsia="it-IT"/>
          </w:rPr>
          <w:t xml:space="preserve">Click on Environment </w:t>
        </w:r>
        <w:r w:rsidRPr="009B5142">
          <w:rPr>
            <w:rFonts w:ascii="Calibri" w:hAnsi="Calibri" w:cs="Calibri"/>
            <w:lang w:val="en-GB" w:eastAsia="it-IT"/>
          </w:rPr>
          <w:sym w:font="Wingdings" w:char="F0E0"/>
        </w:r>
        <w:r w:rsidRPr="009B5142">
          <w:rPr>
            <w:rFonts w:ascii="Calibri" w:hAnsi="Calibri" w:cs="Calibri"/>
            <w:lang w:val="en-GB" w:eastAsia="it-IT"/>
          </w:rPr>
          <w:t xml:space="preserve"> Work Manager</w:t>
        </w:r>
        <w:r>
          <w:rPr>
            <w:rFonts w:ascii="Calibri" w:hAnsi="Calibri" w:cs="Calibri"/>
            <w:lang w:val="en-GB" w:eastAsia="it-IT"/>
          </w:rPr>
          <w:t xml:space="preserve"> </w:t>
        </w:r>
        <w:r w:rsidRPr="00236D9D">
          <w:rPr>
            <w:rFonts w:ascii="Calibri" w:hAnsi="Calibri" w:cs="Calibri"/>
            <w:lang w:val="en-GB" w:eastAsia="it-IT"/>
          </w:rPr>
          <w:sym w:font="Wingdings" w:char="F0E0"/>
        </w:r>
        <w:r>
          <w:rPr>
            <w:rFonts w:ascii="Calibri" w:hAnsi="Calibri" w:cs="Calibri"/>
            <w:lang w:val="en-GB" w:eastAsia="it-IT"/>
          </w:rPr>
          <w:t xml:space="preserve">Lock&amp;Edit </w:t>
        </w:r>
        <w:r w:rsidRPr="00236D9D">
          <w:rPr>
            <w:rFonts w:ascii="Calibri" w:hAnsi="Calibri" w:cs="Calibri"/>
            <w:lang w:val="en-GB" w:eastAsia="it-IT"/>
          </w:rPr>
          <w:sym w:font="Wingdings" w:char="F0E0"/>
        </w:r>
        <w:r>
          <w:rPr>
            <w:rFonts w:ascii="Calibri" w:hAnsi="Calibri" w:cs="Calibri"/>
            <w:lang w:val="en-GB" w:eastAsia="it-IT"/>
          </w:rPr>
          <w:t xml:space="preserve"> New</w:t>
        </w:r>
      </w:ins>
    </w:p>
    <w:p w14:paraId="1FAF63E1" w14:textId="77777777" w:rsidR="00D40B35" w:rsidRPr="00236D9D" w:rsidRDefault="00D40B35" w:rsidP="00D40B35">
      <w:pPr>
        <w:pStyle w:val="BodyText"/>
        <w:spacing w:before="120" w:after="160" w:line="240" w:lineRule="auto"/>
        <w:ind w:left="720"/>
        <w:rPr>
          <w:ins w:id="167" w:author="Muro Cosimo" w:date="2019-07-17T11:35:00Z"/>
          <w:rFonts w:ascii="Calibri" w:hAnsi="Calibri" w:cs="Calibri"/>
          <w:lang w:val="en-GB" w:eastAsia="it-IT"/>
        </w:rPr>
      </w:pPr>
    </w:p>
    <w:p w14:paraId="26977639" w14:textId="77777777" w:rsidR="00D40B35" w:rsidRPr="001604A8" w:rsidRDefault="00D40B35" w:rsidP="00D40B35">
      <w:pPr>
        <w:pStyle w:val="BodyText"/>
        <w:spacing w:before="120" w:after="160" w:line="240" w:lineRule="auto"/>
        <w:ind w:left="360"/>
        <w:rPr>
          <w:ins w:id="168" w:author="Muro Cosimo" w:date="2019-07-17T11:35:00Z"/>
          <w:rFonts w:ascii="Calibri" w:hAnsi="Calibri" w:cs="Calibri"/>
          <w:b/>
          <w:lang w:val="en-GB" w:eastAsia="it-IT"/>
        </w:rPr>
      </w:pPr>
      <w:ins w:id="169" w:author="Muro Cosimo" w:date="2019-07-17T11:35:00Z">
        <w:r>
          <w:rPr>
            <w:rFonts w:ascii="Calibri" w:hAnsi="Calibri" w:cs="Calibri"/>
            <w:b/>
            <w:lang w:eastAsia="it-IT"/>
          </w:rPr>
          <w:t>CONSTRAINTS</w:t>
        </w:r>
        <w:r w:rsidRPr="00236D9D">
          <w:rPr>
            <w:rFonts w:ascii="Calibri" w:hAnsi="Calibri" w:cs="Calibri"/>
            <w:b/>
            <w:lang w:eastAsia="it-IT"/>
          </w:rPr>
          <w:t xml:space="preserve"> </w:t>
        </w:r>
        <w:r>
          <w:rPr>
            <w:rFonts w:ascii="Calibri" w:hAnsi="Calibri" w:cs="Calibri"/>
            <w:b/>
            <w:lang w:val="en-GB" w:eastAsia="it-IT"/>
          </w:rPr>
          <w:t>(Example images)</w:t>
        </w:r>
      </w:ins>
    </w:p>
    <w:tbl>
      <w:tblPr>
        <w:tblW w:w="134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43"/>
        <w:gridCol w:w="5100"/>
        <w:gridCol w:w="4496"/>
      </w:tblGrid>
      <w:tr w:rsidR="00D40B35" w:rsidRPr="0035293A" w14:paraId="7E903E1E" w14:textId="77777777" w:rsidTr="005268EA">
        <w:trPr>
          <w:jc w:val="center"/>
          <w:ins w:id="170" w:author="Muro Cosimo" w:date="2019-07-17T11:35:00Z"/>
        </w:trPr>
        <w:tc>
          <w:tcPr>
            <w:tcW w:w="3943" w:type="dxa"/>
            <w:shd w:val="clear" w:color="auto" w:fill="auto"/>
          </w:tcPr>
          <w:p w14:paraId="1B9F2720" w14:textId="67D63D76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71" w:author="Muro Cosimo" w:date="2019-07-17T11:35:00Z"/>
                <w:noProof/>
                <w:lang w:eastAsia="it-IT"/>
              </w:rPr>
            </w:pPr>
            <w:ins w:id="172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7044FC0A" wp14:editId="2194E307">
                    <wp:extent cx="2343150" cy="2514600"/>
                    <wp:effectExtent l="0" t="0" r="0" b="0"/>
                    <wp:docPr id="2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43150" cy="251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5380" w:type="dxa"/>
            <w:shd w:val="clear" w:color="auto" w:fill="auto"/>
            <w:vAlign w:val="center"/>
          </w:tcPr>
          <w:p w14:paraId="43ACB5DD" w14:textId="184CE85D" w:rsidR="00D40B35" w:rsidRPr="0035293A" w:rsidRDefault="002C5430" w:rsidP="005268EA">
            <w:pPr>
              <w:pStyle w:val="BodyText"/>
              <w:spacing w:before="120" w:after="160" w:line="240" w:lineRule="auto"/>
              <w:rPr>
                <w:ins w:id="173" w:author="Muro Cosimo" w:date="2019-07-17T11:35:00Z"/>
                <w:rFonts w:ascii="Calibri" w:hAnsi="Calibri" w:cs="Calibri"/>
                <w:lang w:val="en-GB" w:eastAsia="it-IT"/>
              </w:rPr>
            </w:pPr>
            <w:ins w:id="174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21860B76" wp14:editId="2E449676">
                    <wp:extent cx="2857500" cy="2524125"/>
                    <wp:effectExtent l="0" t="0" r="0" b="0"/>
                    <wp:docPr id="30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57500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110" w:type="dxa"/>
            <w:shd w:val="clear" w:color="auto" w:fill="auto"/>
            <w:vAlign w:val="center"/>
          </w:tcPr>
          <w:p w14:paraId="53C9C4D0" w14:textId="0D8C0271" w:rsidR="00D40B35" w:rsidRPr="0035293A" w:rsidRDefault="002C5430" w:rsidP="005268EA">
            <w:pPr>
              <w:pStyle w:val="BodyText"/>
              <w:spacing w:before="120" w:after="160" w:line="240" w:lineRule="auto"/>
              <w:rPr>
                <w:ins w:id="175" w:author="Muro Cosimo" w:date="2019-07-17T11:35:00Z"/>
                <w:rFonts w:ascii="Calibri" w:hAnsi="Calibri" w:cs="Calibri"/>
                <w:lang w:val="en-GB" w:eastAsia="it-IT"/>
              </w:rPr>
            </w:pPr>
            <w:commentRangeStart w:id="176"/>
            <w:ins w:id="177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2E728336" wp14:editId="4AA0954A">
                    <wp:extent cx="2447925" cy="2524125"/>
                    <wp:effectExtent l="0" t="0" r="0" b="0"/>
                    <wp:docPr id="3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47925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commentRangeEnd w:id="176"/>
              <w:r w:rsidR="00D40B35">
                <w:rPr>
                  <w:rStyle w:val="CommentReference"/>
                  <w:lang w:eastAsia="it-IT"/>
                </w:rPr>
                <w:commentReference w:id="176"/>
              </w:r>
            </w:ins>
          </w:p>
        </w:tc>
      </w:tr>
      <w:tr w:rsidR="00D40B35" w:rsidRPr="0035293A" w14:paraId="1369E6CC" w14:textId="77777777" w:rsidTr="005268EA">
        <w:trPr>
          <w:jc w:val="center"/>
          <w:ins w:id="178" w:author="Muro Cosimo" w:date="2019-07-17T11:35:00Z"/>
        </w:trPr>
        <w:tc>
          <w:tcPr>
            <w:tcW w:w="3943" w:type="dxa"/>
            <w:shd w:val="clear" w:color="auto" w:fill="auto"/>
          </w:tcPr>
          <w:p w14:paraId="7EAC0DF0" w14:textId="182AAA64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79" w:author="Muro Cosimo" w:date="2019-07-17T11:35:00Z"/>
                <w:noProof/>
                <w:lang w:eastAsia="it-IT"/>
              </w:rPr>
            </w:pPr>
            <w:ins w:id="180" w:author="Muro Cosimo" w:date="2019-07-17T11:35:00Z">
              <w:r w:rsidRPr="003C506C">
                <w:rPr>
                  <w:noProof/>
                  <w:lang w:val="en-US"/>
                </w:rPr>
                <w:lastRenderedPageBreak/>
                <w:drawing>
                  <wp:inline distT="0" distB="0" distL="0" distR="0" wp14:anchorId="7A20842F" wp14:editId="76A0F6D8">
                    <wp:extent cx="2362200" cy="2524125"/>
                    <wp:effectExtent l="0" t="0" r="0" b="0"/>
                    <wp:docPr id="32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62200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5380" w:type="dxa"/>
            <w:shd w:val="clear" w:color="auto" w:fill="auto"/>
            <w:vAlign w:val="center"/>
          </w:tcPr>
          <w:p w14:paraId="299FB8EF" w14:textId="7A578FFC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81" w:author="Muro Cosimo" w:date="2019-07-17T11:35:00Z"/>
                <w:noProof/>
                <w:lang w:eastAsia="it-IT"/>
              </w:rPr>
            </w:pPr>
            <w:ins w:id="182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4C7BE98C" wp14:editId="3F7B5ACF">
                    <wp:extent cx="3105150" cy="2524125"/>
                    <wp:effectExtent l="0" t="0" r="0" b="0"/>
                    <wp:docPr id="33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05150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110" w:type="dxa"/>
            <w:shd w:val="clear" w:color="auto" w:fill="auto"/>
            <w:vAlign w:val="center"/>
          </w:tcPr>
          <w:p w14:paraId="6F866F54" w14:textId="5AB1AE0D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83" w:author="Muro Cosimo" w:date="2019-07-17T11:35:00Z"/>
                <w:noProof/>
                <w:lang w:eastAsia="it-IT"/>
              </w:rPr>
            </w:pPr>
            <w:ins w:id="184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48BB7E0B" wp14:editId="5555E150">
                    <wp:extent cx="2428875" cy="2514600"/>
                    <wp:effectExtent l="0" t="0" r="0" b="0"/>
                    <wp:docPr id="34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28875" cy="251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D40B35" w:rsidRPr="0035293A" w14:paraId="67545699" w14:textId="77777777" w:rsidTr="005268EA">
        <w:trPr>
          <w:jc w:val="center"/>
          <w:ins w:id="185" w:author="Muro Cosimo" w:date="2019-07-17T11:35:00Z"/>
        </w:trPr>
        <w:tc>
          <w:tcPr>
            <w:tcW w:w="3943" w:type="dxa"/>
            <w:shd w:val="clear" w:color="auto" w:fill="auto"/>
          </w:tcPr>
          <w:p w14:paraId="60C7EE8F" w14:textId="4D9632BB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86" w:author="Muro Cosimo" w:date="2019-07-17T11:35:00Z"/>
                <w:noProof/>
                <w:lang w:eastAsia="it-IT"/>
              </w:rPr>
            </w:pPr>
            <w:ins w:id="187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5BDF5232" wp14:editId="666BB89C">
                    <wp:extent cx="2333625" cy="2524125"/>
                    <wp:effectExtent l="0" t="0" r="0" b="0"/>
                    <wp:docPr id="35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625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5380" w:type="dxa"/>
            <w:shd w:val="clear" w:color="auto" w:fill="auto"/>
            <w:vAlign w:val="center"/>
          </w:tcPr>
          <w:p w14:paraId="7117C49B" w14:textId="22707AA0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88" w:author="Muro Cosimo" w:date="2019-07-17T11:35:00Z"/>
                <w:noProof/>
                <w:lang w:eastAsia="it-IT"/>
              </w:rPr>
            </w:pPr>
            <w:ins w:id="189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21613F14" wp14:editId="5EE8C23D">
                    <wp:extent cx="3057525" cy="2524125"/>
                    <wp:effectExtent l="0" t="0" r="0" b="0"/>
                    <wp:docPr id="36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57525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110" w:type="dxa"/>
            <w:shd w:val="clear" w:color="auto" w:fill="auto"/>
            <w:vAlign w:val="center"/>
          </w:tcPr>
          <w:p w14:paraId="37DE5449" w14:textId="1606344E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190" w:author="Muro Cosimo" w:date="2019-07-17T11:35:00Z"/>
                <w:noProof/>
                <w:lang w:eastAsia="it-IT"/>
              </w:rPr>
            </w:pPr>
            <w:ins w:id="191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2ABD9FDC" wp14:editId="1007CB12">
                    <wp:extent cx="2400300" cy="2514600"/>
                    <wp:effectExtent l="0" t="0" r="0" b="0"/>
                    <wp:docPr id="37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298B22DF" w14:textId="77777777" w:rsidR="00D40B35" w:rsidRPr="003B3CBE" w:rsidRDefault="00D40B35" w:rsidP="00D40B35">
      <w:pPr>
        <w:pStyle w:val="BodyText"/>
        <w:spacing w:before="120" w:after="160" w:line="240" w:lineRule="auto"/>
        <w:ind w:left="360"/>
        <w:rPr>
          <w:ins w:id="192" w:author="Muro Cosimo" w:date="2019-07-17T11:35:00Z"/>
          <w:rFonts w:ascii="Calibri" w:hAnsi="Calibri" w:cs="Calibri"/>
          <w:lang w:val="en-US" w:eastAsia="it-IT"/>
        </w:rPr>
      </w:pPr>
      <w:ins w:id="193" w:author="Muro Cosimo" w:date="2019-07-17T11:35:00Z">
        <w:r w:rsidRPr="003B3CBE">
          <w:rPr>
            <w:rFonts w:ascii="Calibri" w:hAnsi="Calibri" w:cs="Calibri"/>
            <w:lang w:val="en-US" w:eastAsia="it-IT"/>
          </w:rPr>
          <w:t xml:space="preserve">Create all </w:t>
        </w:r>
        <w:r w:rsidRPr="003B3CBE">
          <w:rPr>
            <w:rFonts w:ascii="Calibri" w:hAnsi="Calibri" w:cs="Calibri"/>
            <w:b/>
            <w:lang w:val="en-US" w:eastAsia="it-IT"/>
          </w:rPr>
          <w:t>constraints</w:t>
        </w:r>
        <w:r w:rsidRPr="003B3CBE">
          <w:rPr>
            <w:rFonts w:ascii="Calibri" w:hAnsi="Calibri" w:cs="Calibri"/>
            <w:lang w:val="en-US" w:eastAsia="it-IT"/>
          </w:rPr>
          <w:t xml:space="preserve"> how images show:</w:t>
        </w:r>
      </w:ins>
    </w:p>
    <w:p w14:paraId="59C57F14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194" w:author="Muro Cosimo" w:date="2019-07-17T11:35:00Z"/>
          <w:rFonts w:ascii="Calibri" w:hAnsi="Calibri" w:cs="Calibri"/>
          <w:lang w:eastAsia="it-IT"/>
        </w:rPr>
      </w:pPr>
      <w:ins w:id="195" w:author="Muro Cosimo" w:date="2019-07-17T11:35:00Z">
        <w:r>
          <w:rPr>
            <w:rFonts w:ascii="Calibri" w:hAnsi="Calibri" w:cs="Calibri"/>
            <w:lang w:eastAsia="it-IT"/>
          </w:rPr>
          <w:t xml:space="preserve">Nome: </w:t>
        </w:r>
      </w:ins>
      <w:ins w:id="196" w:author="Muro Cosimo" w:date="2019-07-17T11:37:00Z">
        <w:r>
          <w:rPr>
            <w:rFonts w:ascii="Calibri" w:hAnsi="Calibri" w:cs="Calibri"/>
            <w:lang w:eastAsia="it-IT"/>
          </w:rPr>
          <w:t>LeanFEService</w:t>
        </w:r>
      </w:ins>
      <w:ins w:id="197" w:author="Muro Cosimo" w:date="2019-07-17T11:35:00Z">
        <w:r>
          <w:rPr>
            <w:rFonts w:ascii="Calibri" w:hAnsi="Calibri" w:cs="Calibri"/>
            <w:lang w:eastAsia="it-IT"/>
          </w:rPr>
          <w:t>_MaxThreads</w:t>
        </w:r>
        <w:r>
          <w:rPr>
            <w:rFonts w:ascii="Calibri" w:hAnsi="Calibri" w:cs="Calibri"/>
            <w:lang w:eastAsia="it-IT"/>
          </w:rPr>
          <w:br/>
          <w:t xml:space="preserve">Conteggio: </w:t>
        </w:r>
      </w:ins>
      <w:ins w:id="198" w:author="Muro Cosimo" w:date="2019-07-17T11:42:00Z">
        <w:r w:rsidR="001C4D59">
          <w:rPr>
            <w:rFonts w:ascii="Calibri" w:hAnsi="Calibri" w:cs="Calibri"/>
            <w:lang w:eastAsia="it-IT"/>
          </w:rPr>
          <w:t>5</w:t>
        </w:r>
      </w:ins>
      <w:ins w:id="199" w:author="Muro Cosimo" w:date="2019-07-17T11:35:00Z">
        <w:r>
          <w:rPr>
            <w:rFonts w:ascii="Calibri" w:hAnsi="Calibri" w:cs="Calibri"/>
            <w:lang w:eastAsia="it-IT"/>
          </w:rPr>
          <w:t>0</w:t>
        </w:r>
      </w:ins>
    </w:p>
    <w:p w14:paraId="08A919B4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00" w:author="Muro Cosimo" w:date="2019-07-17T11:35:00Z"/>
          <w:rFonts w:ascii="Calibri" w:hAnsi="Calibri" w:cs="Calibri"/>
          <w:lang w:eastAsia="it-IT"/>
        </w:rPr>
      </w:pPr>
      <w:ins w:id="201" w:author="Muro Cosimo" w:date="2019-07-17T11:35:00Z">
        <w:r>
          <w:rPr>
            <w:rFonts w:ascii="Calibri" w:hAnsi="Calibri" w:cs="Calibri"/>
            <w:lang w:eastAsia="it-IT"/>
          </w:rPr>
          <w:t xml:space="preserve">Nome: </w:t>
        </w:r>
      </w:ins>
      <w:ins w:id="202" w:author="Muro Cosimo" w:date="2019-07-17T11:37:00Z">
        <w:r>
          <w:rPr>
            <w:rFonts w:ascii="Calibri" w:hAnsi="Calibri" w:cs="Calibri"/>
            <w:lang w:eastAsia="it-IT"/>
          </w:rPr>
          <w:t>LeanFEService</w:t>
        </w:r>
      </w:ins>
      <w:ins w:id="203" w:author="Muro Cosimo" w:date="2019-07-17T11:35:00Z">
        <w:r>
          <w:rPr>
            <w:rFonts w:ascii="Calibri" w:hAnsi="Calibri" w:cs="Calibri"/>
            <w:lang w:eastAsia="it-IT"/>
          </w:rPr>
          <w:t>_MinThreads</w:t>
        </w:r>
        <w:r>
          <w:rPr>
            <w:rFonts w:ascii="Calibri" w:hAnsi="Calibri" w:cs="Calibri"/>
            <w:lang w:eastAsia="it-IT"/>
          </w:rPr>
          <w:br/>
          <w:t>Conteggio: 10</w:t>
        </w:r>
      </w:ins>
    </w:p>
    <w:p w14:paraId="5A4BD665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04" w:author="Muro Cosimo" w:date="2019-07-17T11:35:00Z"/>
          <w:rFonts w:ascii="Calibri" w:hAnsi="Calibri" w:cs="Calibri"/>
          <w:lang w:eastAsia="it-IT"/>
        </w:rPr>
      </w:pPr>
      <w:ins w:id="205" w:author="Muro Cosimo" w:date="2019-07-17T11:35:00Z">
        <w:r>
          <w:rPr>
            <w:rFonts w:ascii="Calibri" w:hAnsi="Calibri" w:cs="Calibri"/>
            <w:lang w:eastAsia="it-IT"/>
          </w:rPr>
          <w:t xml:space="preserve">Nome: </w:t>
        </w:r>
      </w:ins>
      <w:ins w:id="206" w:author="Muro Cosimo" w:date="2019-07-17T11:38:00Z">
        <w:r>
          <w:rPr>
            <w:rFonts w:ascii="Calibri" w:hAnsi="Calibri" w:cs="Calibri"/>
            <w:lang w:eastAsia="it-IT"/>
          </w:rPr>
          <w:t>LeanFEService</w:t>
        </w:r>
      </w:ins>
      <w:ins w:id="207" w:author="Muro Cosimo" w:date="2019-07-17T11:35:00Z">
        <w:r>
          <w:rPr>
            <w:rFonts w:ascii="Calibri" w:hAnsi="Calibri" w:cs="Calibri"/>
            <w:lang w:eastAsia="it-IT"/>
          </w:rPr>
          <w:t>_Capacity</w:t>
        </w:r>
        <w:r>
          <w:rPr>
            <w:rFonts w:ascii="Calibri" w:hAnsi="Calibri" w:cs="Calibri"/>
            <w:lang w:eastAsia="it-IT"/>
          </w:rPr>
          <w:br/>
          <w:t>Conteggio: -1</w:t>
        </w:r>
      </w:ins>
    </w:p>
    <w:p w14:paraId="2A6CCFE3" w14:textId="77777777" w:rsidR="00D40B35" w:rsidRDefault="00D40B35" w:rsidP="00D40B35">
      <w:pPr>
        <w:pStyle w:val="BodyText"/>
        <w:spacing w:before="120" w:after="160" w:line="240" w:lineRule="auto"/>
        <w:rPr>
          <w:ins w:id="208" w:author="Muro Cosimo" w:date="2019-07-17T11:35:00Z"/>
          <w:rFonts w:ascii="Calibri" w:hAnsi="Calibri" w:cs="Calibri"/>
          <w:lang w:eastAsia="it-IT"/>
        </w:rPr>
      </w:pPr>
    </w:p>
    <w:p w14:paraId="2B700039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09" w:author="Muro Cosimo" w:date="2019-07-17T11:39:00Z"/>
          <w:rFonts w:ascii="Calibri" w:hAnsi="Calibri" w:cs="Calibri"/>
          <w:lang w:eastAsia="it-IT"/>
        </w:rPr>
      </w:pPr>
      <w:ins w:id="210" w:author="Muro Cosimo" w:date="2019-07-17T11:39:00Z">
        <w:r>
          <w:rPr>
            <w:rFonts w:ascii="Calibri" w:hAnsi="Calibri" w:cs="Calibri"/>
            <w:lang w:eastAsia="it-IT"/>
          </w:rPr>
          <w:t>Nome: LeanFEEnduser_MaxThreads</w:t>
        </w:r>
        <w:r>
          <w:rPr>
            <w:rFonts w:ascii="Calibri" w:hAnsi="Calibri" w:cs="Calibri"/>
            <w:lang w:eastAsia="it-IT"/>
          </w:rPr>
          <w:br/>
          <w:t xml:space="preserve">Conteggio: </w:t>
        </w:r>
      </w:ins>
      <w:ins w:id="211" w:author="Muro Cosimo" w:date="2019-07-17T11:41:00Z">
        <w:r>
          <w:rPr>
            <w:rFonts w:ascii="Calibri" w:hAnsi="Calibri" w:cs="Calibri"/>
            <w:lang w:eastAsia="it-IT"/>
          </w:rPr>
          <w:t>6</w:t>
        </w:r>
      </w:ins>
      <w:ins w:id="212" w:author="Muro Cosimo" w:date="2019-07-17T11:39:00Z">
        <w:r>
          <w:rPr>
            <w:rFonts w:ascii="Calibri" w:hAnsi="Calibri" w:cs="Calibri"/>
            <w:lang w:eastAsia="it-IT"/>
          </w:rPr>
          <w:t>00</w:t>
        </w:r>
      </w:ins>
    </w:p>
    <w:p w14:paraId="02C54C80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13" w:author="Muro Cosimo" w:date="2019-07-17T11:39:00Z"/>
          <w:rFonts w:ascii="Calibri" w:hAnsi="Calibri" w:cs="Calibri"/>
          <w:lang w:eastAsia="it-IT"/>
        </w:rPr>
      </w:pPr>
      <w:ins w:id="214" w:author="Muro Cosimo" w:date="2019-07-17T11:39:00Z">
        <w:r>
          <w:rPr>
            <w:rFonts w:ascii="Calibri" w:hAnsi="Calibri" w:cs="Calibri"/>
            <w:lang w:eastAsia="it-IT"/>
          </w:rPr>
          <w:t xml:space="preserve">Nome: </w:t>
        </w:r>
      </w:ins>
      <w:ins w:id="215" w:author="Muro Cosimo" w:date="2019-07-17T11:40:00Z">
        <w:r>
          <w:rPr>
            <w:rFonts w:ascii="Calibri" w:hAnsi="Calibri" w:cs="Calibri"/>
            <w:lang w:eastAsia="it-IT"/>
          </w:rPr>
          <w:t>LeanFEEnduser</w:t>
        </w:r>
      </w:ins>
      <w:ins w:id="216" w:author="Muro Cosimo" w:date="2019-07-17T11:39:00Z">
        <w:r>
          <w:rPr>
            <w:rFonts w:ascii="Calibri" w:hAnsi="Calibri" w:cs="Calibri"/>
            <w:lang w:eastAsia="it-IT"/>
          </w:rPr>
          <w:t>_MinThreads</w:t>
        </w:r>
        <w:r>
          <w:rPr>
            <w:rFonts w:ascii="Calibri" w:hAnsi="Calibri" w:cs="Calibri"/>
            <w:lang w:eastAsia="it-IT"/>
          </w:rPr>
          <w:br/>
          <w:t>Conteggio: 100</w:t>
        </w:r>
      </w:ins>
    </w:p>
    <w:p w14:paraId="66146A0B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17" w:author="Muro Cosimo" w:date="2019-07-17T11:39:00Z"/>
          <w:rFonts w:ascii="Calibri" w:hAnsi="Calibri" w:cs="Calibri"/>
          <w:lang w:eastAsia="it-IT"/>
        </w:rPr>
      </w:pPr>
      <w:ins w:id="218" w:author="Muro Cosimo" w:date="2019-07-17T11:39:00Z">
        <w:r>
          <w:rPr>
            <w:rFonts w:ascii="Calibri" w:hAnsi="Calibri" w:cs="Calibri"/>
            <w:lang w:eastAsia="it-IT"/>
          </w:rPr>
          <w:t xml:space="preserve">Nome: </w:t>
        </w:r>
      </w:ins>
      <w:ins w:id="219" w:author="Muro Cosimo" w:date="2019-07-17T11:40:00Z">
        <w:r>
          <w:rPr>
            <w:rFonts w:ascii="Calibri" w:hAnsi="Calibri" w:cs="Calibri"/>
            <w:lang w:eastAsia="it-IT"/>
          </w:rPr>
          <w:t>LeanFEEnduser</w:t>
        </w:r>
      </w:ins>
      <w:ins w:id="220" w:author="Muro Cosimo" w:date="2019-07-17T11:39:00Z">
        <w:r>
          <w:rPr>
            <w:rFonts w:ascii="Calibri" w:hAnsi="Calibri" w:cs="Calibri"/>
            <w:lang w:eastAsia="it-IT"/>
          </w:rPr>
          <w:t>_Capacity</w:t>
        </w:r>
        <w:r>
          <w:rPr>
            <w:rFonts w:ascii="Calibri" w:hAnsi="Calibri" w:cs="Calibri"/>
            <w:lang w:eastAsia="it-IT"/>
          </w:rPr>
          <w:br/>
          <w:t>Conteggio: -1</w:t>
        </w:r>
      </w:ins>
    </w:p>
    <w:p w14:paraId="383513E5" w14:textId="77777777" w:rsidR="00D40B35" w:rsidRDefault="00D40B35" w:rsidP="00D40B35">
      <w:pPr>
        <w:pStyle w:val="BodyText"/>
        <w:spacing w:before="120" w:after="160" w:line="240" w:lineRule="auto"/>
        <w:rPr>
          <w:ins w:id="221" w:author="Muro Cosimo" w:date="2019-07-17T11:35:00Z"/>
          <w:rFonts w:ascii="Calibri" w:hAnsi="Calibri" w:cs="Calibri"/>
          <w:lang w:eastAsia="it-IT"/>
        </w:rPr>
      </w:pPr>
    </w:p>
    <w:p w14:paraId="6749183F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22" w:author="Muro Cosimo" w:date="2019-07-17T11:40:00Z"/>
          <w:rFonts w:ascii="Calibri" w:hAnsi="Calibri" w:cs="Calibri"/>
          <w:lang w:eastAsia="it-IT"/>
        </w:rPr>
      </w:pPr>
      <w:ins w:id="223" w:author="Muro Cosimo" w:date="2019-07-17T11:40:00Z">
        <w:r>
          <w:rPr>
            <w:rFonts w:ascii="Calibri" w:hAnsi="Calibri" w:cs="Calibri"/>
            <w:lang w:eastAsia="it-IT"/>
          </w:rPr>
          <w:t>Nome: LeanFEDealer_MaxThreads</w:t>
        </w:r>
        <w:r>
          <w:rPr>
            <w:rFonts w:ascii="Calibri" w:hAnsi="Calibri" w:cs="Calibri"/>
            <w:lang w:eastAsia="it-IT"/>
          </w:rPr>
          <w:br/>
          <w:t xml:space="preserve">Conteggio: </w:t>
        </w:r>
      </w:ins>
      <w:ins w:id="224" w:author="Muro Cosimo" w:date="2019-07-17T11:42:00Z">
        <w:r>
          <w:rPr>
            <w:rFonts w:ascii="Calibri" w:hAnsi="Calibri" w:cs="Calibri"/>
            <w:lang w:eastAsia="it-IT"/>
          </w:rPr>
          <w:t>2</w:t>
        </w:r>
      </w:ins>
      <w:ins w:id="225" w:author="Muro Cosimo" w:date="2019-07-17T11:40:00Z">
        <w:r>
          <w:rPr>
            <w:rFonts w:ascii="Calibri" w:hAnsi="Calibri" w:cs="Calibri"/>
            <w:lang w:eastAsia="it-IT"/>
          </w:rPr>
          <w:t>00</w:t>
        </w:r>
      </w:ins>
    </w:p>
    <w:p w14:paraId="7A3423D7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26" w:author="Muro Cosimo" w:date="2019-07-17T11:40:00Z"/>
          <w:rFonts w:ascii="Calibri" w:hAnsi="Calibri" w:cs="Calibri"/>
          <w:lang w:eastAsia="it-IT"/>
        </w:rPr>
      </w:pPr>
      <w:ins w:id="227" w:author="Muro Cosimo" w:date="2019-07-17T11:40:00Z">
        <w:r>
          <w:rPr>
            <w:rFonts w:ascii="Calibri" w:hAnsi="Calibri" w:cs="Calibri"/>
            <w:lang w:eastAsia="it-IT"/>
          </w:rPr>
          <w:lastRenderedPageBreak/>
          <w:t>Nome: LeanFEDealer _MinThreads</w:t>
        </w:r>
        <w:r>
          <w:rPr>
            <w:rFonts w:ascii="Calibri" w:hAnsi="Calibri" w:cs="Calibri"/>
            <w:lang w:eastAsia="it-IT"/>
          </w:rPr>
          <w:br/>
          <w:t>Conteggio: 50</w:t>
        </w:r>
      </w:ins>
    </w:p>
    <w:p w14:paraId="3D4FF215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28" w:author="Muro Cosimo" w:date="2019-07-17T11:40:00Z"/>
          <w:rFonts w:ascii="Calibri" w:hAnsi="Calibri" w:cs="Calibri"/>
          <w:lang w:eastAsia="it-IT"/>
        </w:rPr>
      </w:pPr>
      <w:ins w:id="229" w:author="Muro Cosimo" w:date="2019-07-17T11:40:00Z">
        <w:r>
          <w:rPr>
            <w:rFonts w:ascii="Calibri" w:hAnsi="Calibri" w:cs="Calibri"/>
            <w:lang w:eastAsia="it-IT"/>
          </w:rPr>
          <w:t>Nome: LeanFEDealer_Capacity</w:t>
        </w:r>
        <w:r>
          <w:rPr>
            <w:rFonts w:ascii="Calibri" w:hAnsi="Calibri" w:cs="Calibri"/>
            <w:lang w:eastAsia="it-IT"/>
          </w:rPr>
          <w:br/>
          <w:t>Conteggio: -1</w:t>
        </w:r>
      </w:ins>
    </w:p>
    <w:p w14:paraId="3F06D696" w14:textId="77777777" w:rsidR="00D40B35" w:rsidRDefault="00D40B35" w:rsidP="00D40B35">
      <w:pPr>
        <w:pStyle w:val="BodyText"/>
        <w:spacing w:before="120" w:after="160" w:line="240" w:lineRule="auto"/>
        <w:rPr>
          <w:ins w:id="230" w:author="Muro Cosimo" w:date="2019-07-17T11:35:00Z"/>
          <w:rFonts w:ascii="Calibri" w:hAnsi="Calibri" w:cs="Calibri"/>
          <w:lang w:eastAsia="it-IT"/>
        </w:rPr>
      </w:pPr>
    </w:p>
    <w:p w14:paraId="046312DC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31" w:author="Muro Cosimo" w:date="2019-07-17T11:40:00Z"/>
          <w:rFonts w:ascii="Calibri" w:hAnsi="Calibri" w:cs="Calibri"/>
          <w:lang w:eastAsia="it-IT"/>
        </w:rPr>
      </w:pPr>
      <w:ins w:id="232" w:author="Muro Cosimo" w:date="2019-07-17T11:40:00Z">
        <w:r>
          <w:rPr>
            <w:rFonts w:ascii="Calibri" w:hAnsi="Calibri" w:cs="Calibri"/>
            <w:lang w:eastAsia="it-IT"/>
          </w:rPr>
          <w:t>Nome: LeanFE</w:t>
        </w:r>
      </w:ins>
      <w:ins w:id="233" w:author="Muro Cosimo" w:date="2019-07-17T11:41:00Z">
        <w:r>
          <w:rPr>
            <w:rFonts w:ascii="Calibri" w:hAnsi="Calibri" w:cs="Calibri"/>
            <w:lang w:eastAsia="it-IT"/>
          </w:rPr>
          <w:t>CC</w:t>
        </w:r>
      </w:ins>
      <w:ins w:id="234" w:author="Muro Cosimo" w:date="2019-07-17T11:40:00Z">
        <w:r>
          <w:rPr>
            <w:rFonts w:ascii="Calibri" w:hAnsi="Calibri" w:cs="Calibri"/>
            <w:lang w:eastAsia="it-IT"/>
          </w:rPr>
          <w:t>_MaxThreads</w:t>
        </w:r>
        <w:r>
          <w:rPr>
            <w:rFonts w:ascii="Calibri" w:hAnsi="Calibri" w:cs="Calibri"/>
            <w:lang w:eastAsia="it-IT"/>
          </w:rPr>
          <w:br/>
          <w:t xml:space="preserve">Conteggio: </w:t>
        </w:r>
      </w:ins>
      <w:ins w:id="235" w:author="Muro Cosimo" w:date="2019-07-17T11:42:00Z">
        <w:r>
          <w:rPr>
            <w:rFonts w:ascii="Calibri" w:hAnsi="Calibri" w:cs="Calibri"/>
            <w:lang w:eastAsia="it-IT"/>
          </w:rPr>
          <w:t>4</w:t>
        </w:r>
      </w:ins>
      <w:ins w:id="236" w:author="Muro Cosimo" w:date="2019-07-17T11:41:00Z">
        <w:r>
          <w:rPr>
            <w:rFonts w:ascii="Calibri" w:hAnsi="Calibri" w:cs="Calibri"/>
            <w:lang w:eastAsia="it-IT"/>
          </w:rPr>
          <w:t>00</w:t>
        </w:r>
      </w:ins>
    </w:p>
    <w:p w14:paraId="67D737A5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37" w:author="Muro Cosimo" w:date="2019-07-17T11:40:00Z"/>
          <w:rFonts w:ascii="Calibri" w:hAnsi="Calibri" w:cs="Calibri"/>
          <w:lang w:eastAsia="it-IT"/>
        </w:rPr>
      </w:pPr>
      <w:ins w:id="238" w:author="Muro Cosimo" w:date="2019-07-17T11:40:00Z">
        <w:r>
          <w:rPr>
            <w:rFonts w:ascii="Calibri" w:hAnsi="Calibri" w:cs="Calibri"/>
            <w:lang w:eastAsia="it-IT"/>
          </w:rPr>
          <w:t xml:space="preserve">Nome: </w:t>
        </w:r>
      </w:ins>
      <w:ins w:id="239" w:author="Muro Cosimo" w:date="2019-07-17T11:41:00Z">
        <w:r>
          <w:rPr>
            <w:rFonts w:ascii="Calibri" w:hAnsi="Calibri" w:cs="Calibri"/>
            <w:lang w:eastAsia="it-IT"/>
          </w:rPr>
          <w:t>LeanFECC</w:t>
        </w:r>
      </w:ins>
      <w:ins w:id="240" w:author="Muro Cosimo" w:date="2019-07-17T11:40:00Z">
        <w:r>
          <w:rPr>
            <w:rFonts w:ascii="Calibri" w:hAnsi="Calibri" w:cs="Calibri"/>
            <w:lang w:eastAsia="it-IT"/>
          </w:rPr>
          <w:t>_MinThreads</w:t>
        </w:r>
        <w:r>
          <w:rPr>
            <w:rFonts w:ascii="Calibri" w:hAnsi="Calibri" w:cs="Calibri"/>
            <w:lang w:eastAsia="it-IT"/>
          </w:rPr>
          <w:br/>
          <w:t>Conteggio: 50</w:t>
        </w:r>
      </w:ins>
    </w:p>
    <w:p w14:paraId="467E97D9" w14:textId="77777777" w:rsidR="00D40B35" w:rsidRDefault="00D40B35" w:rsidP="00D40B35">
      <w:pPr>
        <w:pStyle w:val="BodyText"/>
        <w:numPr>
          <w:ilvl w:val="0"/>
          <w:numId w:val="44"/>
        </w:numPr>
        <w:spacing w:before="120" w:after="160" w:line="240" w:lineRule="auto"/>
        <w:jc w:val="left"/>
        <w:rPr>
          <w:ins w:id="241" w:author="Muro Cosimo" w:date="2019-07-17T11:40:00Z"/>
          <w:rFonts w:ascii="Calibri" w:hAnsi="Calibri" w:cs="Calibri"/>
          <w:lang w:eastAsia="it-IT"/>
        </w:rPr>
      </w:pPr>
      <w:ins w:id="242" w:author="Muro Cosimo" w:date="2019-07-17T11:40:00Z">
        <w:r>
          <w:rPr>
            <w:rFonts w:ascii="Calibri" w:hAnsi="Calibri" w:cs="Calibri"/>
            <w:lang w:eastAsia="it-IT"/>
          </w:rPr>
          <w:t xml:space="preserve">Nome: </w:t>
        </w:r>
      </w:ins>
      <w:ins w:id="243" w:author="Muro Cosimo" w:date="2019-07-17T11:41:00Z">
        <w:r>
          <w:rPr>
            <w:rFonts w:ascii="Calibri" w:hAnsi="Calibri" w:cs="Calibri"/>
            <w:lang w:eastAsia="it-IT"/>
          </w:rPr>
          <w:t>LeanFECC</w:t>
        </w:r>
      </w:ins>
      <w:ins w:id="244" w:author="Muro Cosimo" w:date="2019-07-17T11:40:00Z">
        <w:r>
          <w:rPr>
            <w:rFonts w:ascii="Calibri" w:hAnsi="Calibri" w:cs="Calibri"/>
            <w:lang w:eastAsia="it-IT"/>
          </w:rPr>
          <w:t>_Capacity</w:t>
        </w:r>
        <w:r>
          <w:rPr>
            <w:rFonts w:ascii="Calibri" w:hAnsi="Calibri" w:cs="Calibri"/>
            <w:lang w:eastAsia="it-IT"/>
          </w:rPr>
          <w:br/>
          <w:t>Conteggio: -1</w:t>
        </w:r>
      </w:ins>
    </w:p>
    <w:p w14:paraId="019430AF" w14:textId="77777777" w:rsidR="00D40B35" w:rsidRDefault="00D40B35" w:rsidP="00D40B35">
      <w:pPr>
        <w:pStyle w:val="BodyText"/>
        <w:spacing w:before="120" w:after="160" w:line="240" w:lineRule="auto"/>
        <w:rPr>
          <w:ins w:id="245" w:author="Muro Cosimo" w:date="2019-07-17T11:35:00Z"/>
          <w:rFonts w:ascii="Calibri" w:hAnsi="Calibri" w:cs="Calibri"/>
          <w:lang w:eastAsia="it-IT"/>
        </w:rPr>
      </w:pPr>
    </w:p>
    <w:p w14:paraId="2D1C5CAD" w14:textId="77777777" w:rsidR="00D40B35" w:rsidRDefault="00D40B35" w:rsidP="00D40B35">
      <w:pPr>
        <w:pStyle w:val="BodyText"/>
        <w:spacing w:before="120" w:after="160" w:line="240" w:lineRule="auto"/>
        <w:rPr>
          <w:ins w:id="246" w:author="Muro Cosimo" w:date="2019-07-17T11:35:00Z"/>
          <w:rFonts w:ascii="Calibri" w:hAnsi="Calibri" w:cs="Calibri"/>
          <w:lang w:eastAsia="it-IT"/>
        </w:rPr>
      </w:pPr>
    </w:p>
    <w:p w14:paraId="341C2E0B" w14:textId="77777777" w:rsidR="00D40B35" w:rsidRPr="00A97B00" w:rsidRDefault="00D40B35" w:rsidP="00D40B35">
      <w:pPr>
        <w:pStyle w:val="BodyText"/>
        <w:spacing w:before="120" w:after="160" w:line="240" w:lineRule="auto"/>
        <w:rPr>
          <w:ins w:id="247" w:author="Muro Cosimo" w:date="2019-07-17T11:35:00Z"/>
          <w:rFonts w:ascii="Calibri" w:hAnsi="Calibri" w:cs="Calibri"/>
          <w:lang w:eastAsia="it-IT"/>
        </w:rPr>
      </w:pPr>
    </w:p>
    <w:p w14:paraId="381F2F21" w14:textId="77777777" w:rsidR="00D40B35" w:rsidRPr="001604A8" w:rsidRDefault="00D40B35" w:rsidP="00D40B35">
      <w:pPr>
        <w:pStyle w:val="BodyText"/>
        <w:spacing w:before="120" w:after="160" w:line="240" w:lineRule="auto"/>
        <w:rPr>
          <w:ins w:id="248" w:author="Muro Cosimo" w:date="2019-07-17T11:35:00Z"/>
          <w:rFonts w:ascii="Calibri" w:hAnsi="Calibri" w:cs="Calibri"/>
          <w:b/>
          <w:lang w:val="en-GB" w:eastAsia="it-IT"/>
        </w:rPr>
      </w:pPr>
      <w:ins w:id="249" w:author="Muro Cosimo" w:date="2019-07-17T11:35:00Z">
        <w:r w:rsidRPr="001604A8">
          <w:rPr>
            <w:rFonts w:ascii="Calibri" w:hAnsi="Calibri" w:cs="Calibri"/>
            <w:b/>
            <w:lang w:val="en-GB" w:eastAsia="it-IT"/>
          </w:rPr>
          <w:t>WORKMANAGER</w:t>
        </w:r>
        <w:r>
          <w:rPr>
            <w:rFonts w:ascii="Calibri" w:hAnsi="Calibri" w:cs="Calibri"/>
            <w:b/>
            <w:lang w:val="en-GB" w:eastAsia="it-IT"/>
          </w:rPr>
          <w:t xml:space="preserve"> (Example images)</w:t>
        </w:r>
      </w:ins>
    </w:p>
    <w:tbl>
      <w:tblPr>
        <w:tblW w:w="150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69"/>
        <w:gridCol w:w="6713"/>
        <w:gridCol w:w="4430"/>
      </w:tblGrid>
      <w:tr w:rsidR="00D40B35" w:rsidRPr="0035293A" w14:paraId="1C2045D5" w14:textId="77777777" w:rsidTr="005268EA">
        <w:trPr>
          <w:jc w:val="center"/>
          <w:ins w:id="250" w:author="Muro Cosimo" w:date="2019-07-17T11:35:00Z"/>
        </w:trPr>
        <w:tc>
          <w:tcPr>
            <w:tcW w:w="3869" w:type="dxa"/>
            <w:shd w:val="clear" w:color="auto" w:fill="auto"/>
          </w:tcPr>
          <w:p w14:paraId="1F5FDFFE" w14:textId="5E13912D" w:rsidR="00D40B35" w:rsidRPr="003C506C" w:rsidRDefault="002C5430" w:rsidP="005268EA">
            <w:pPr>
              <w:pStyle w:val="BodyText"/>
              <w:spacing w:before="120" w:after="160" w:line="240" w:lineRule="auto"/>
              <w:rPr>
                <w:ins w:id="251" w:author="Muro Cosimo" w:date="2019-07-17T11:35:00Z"/>
                <w:noProof/>
                <w:lang w:eastAsia="it-IT"/>
              </w:rPr>
            </w:pPr>
            <w:ins w:id="252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47AA7A3C" wp14:editId="3264BF81">
                    <wp:extent cx="2314575" cy="2524125"/>
                    <wp:effectExtent l="0" t="0" r="0" b="0"/>
                    <wp:docPr id="38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14575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6713" w:type="dxa"/>
            <w:shd w:val="clear" w:color="auto" w:fill="auto"/>
          </w:tcPr>
          <w:p w14:paraId="3C20CAB9" w14:textId="3CACCBC6" w:rsidR="00D40B35" w:rsidRPr="0035293A" w:rsidRDefault="002C5430" w:rsidP="005268EA">
            <w:pPr>
              <w:pStyle w:val="BodyText"/>
              <w:spacing w:before="120" w:after="160" w:line="240" w:lineRule="auto"/>
              <w:rPr>
                <w:ins w:id="253" w:author="Muro Cosimo" w:date="2019-07-17T11:35:00Z"/>
                <w:rFonts w:ascii="Calibri" w:hAnsi="Calibri" w:cs="Calibri"/>
                <w:lang w:val="en-GB" w:eastAsia="it-IT"/>
              </w:rPr>
            </w:pPr>
            <w:ins w:id="254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72203C4A" wp14:editId="3259DE2A">
                    <wp:extent cx="4124325" cy="2876550"/>
                    <wp:effectExtent l="0" t="0" r="0" b="0"/>
                    <wp:docPr id="39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24325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430" w:type="dxa"/>
            <w:shd w:val="clear" w:color="auto" w:fill="auto"/>
          </w:tcPr>
          <w:p w14:paraId="510DDE91" w14:textId="00BCD2E1" w:rsidR="00D40B35" w:rsidRPr="0035293A" w:rsidRDefault="002C5430" w:rsidP="005268EA">
            <w:pPr>
              <w:pStyle w:val="BodyText"/>
              <w:spacing w:before="120" w:after="160" w:line="240" w:lineRule="auto"/>
              <w:rPr>
                <w:ins w:id="255" w:author="Muro Cosimo" w:date="2019-07-17T11:35:00Z"/>
                <w:rFonts w:ascii="Calibri" w:hAnsi="Calibri" w:cs="Calibri"/>
                <w:lang w:val="en-GB" w:eastAsia="it-IT"/>
              </w:rPr>
            </w:pPr>
            <w:ins w:id="256" w:author="Muro Cosimo" w:date="2019-07-17T11:35:00Z">
              <w:r w:rsidRPr="003C506C">
                <w:rPr>
                  <w:noProof/>
                  <w:lang w:val="en-US"/>
                </w:rPr>
                <w:drawing>
                  <wp:inline distT="0" distB="0" distL="0" distR="0" wp14:anchorId="59B5E3AF" wp14:editId="3C8CCDB8">
                    <wp:extent cx="2676525" cy="2876550"/>
                    <wp:effectExtent l="0" t="0" r="0" b="0"/>
                    <wp:docPr id="40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76525" cy="2876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1D23B819" w14:textId="77777777" w:rsidR="00D40B35" w:rsidRDefault="00D40B35" w:rsidP="00D40B35">
      <w:pPr>
        <w:pStyle w:val="BodyText"/>
        <w:spacing w:before="120" w:after="160" w:line="240" w:lineRule="auto"/>
        <w:rPr>
          <w:ins w:id="257" w:author="Muro Cosimo" w:date="2019-07-17T11:35:00Z"/>
          <w:rFonts w:ascii="Calibri" w:hAnsi="Calibri" w:cs="Calibri"/>
          <w:lang w:val="en-US" w:eastAsia="it-IT"/>
        </w:rPr>
      </w:pPr>
    </w:p>
    <w:p w14:paraId="7E5A6800" w14:textId="77777777" w:rsidR="00D40B35" w:rsidRPr="003B3CBE" w:rsidRDefault="00D40B35" w:rsidP="00D40B35">
      <w:pPr>
        <w:pStyle w:val="BodyText"/>
        <w:spacing w:before="120" w:after="160" w:line="240" w:lineRule="auto"/>
        <w:rPr>
          <w:ins w:id="258" w:author="Muro Cosimo" w:date="2019-07-17T11:35:00Z"/>
          <w:rFonts w:ascii="Calibri" w:hAnsi="Calibri" w:cs="Calibri"/>
          <w:lang w:val="en-US" w:eastAsia="it-IT"/>
        </w:rPr>
      </w:pPr>
      <w:ins w:id="259" w:author="Muro Cosimo" w:date="2019-07-17T11:35:00Z">
        <w:r w:rsidRPr="003B3CBE">
          <w:rPr>
            <w:rFonts w:ascii="Calibri" w:hAnsi="Calibri" w:cs="Calibri"/>
            <w:lang w:val="en-US" w:eastAsia="it-IT"/>
          </w:rPr>
          <w:t xml:space="preserve">Create all </w:t>
        </w:r>
        <w:r>
          <w:rPr>
            <w:rFonts w:ascii="Calibri" w:hAnsi="Calibri" w:cs="Calibri"/>
            <w:b/>
            <w:lang w:val="en-US" w:eastAsia="it-IT"/>
          </w:rPr>
          <w:t>workmanagers</w:t>
        </w:r>
        <w:r w:rsidRPr="003B3CBE">
          <w:rPr>
            <w:rFonts w:ascii="Calibri" w:hAnsi="Calibri" w:cs="Calibri"/>
            <w:lang w:val="en-US" w:eastAsia="it-IT"/>
          </w:rPr>
          <w:t xml:space="preserve"> how images show:</w:t>
        </w:r>
      </w:ins>
    </w:p>
    <w:p w14:paraId="6D54CECB" w14:textId="77777777" w:rsidR="00D40B35" w:rsidRDefault="00D40B35" w:rsidP="00D40B35">
      <w:pPr>
        <w:pStyle w:val="BodyText"/>
        <w:numPr>
          <w:ilvl w:val="0"/>
          <w:numId w:val="45"/>
        </w:numPr>
        <w:spacing w:before="120" w:after="160" w:line="240" w:lineRule="auto"/>
        <w:jc w:val="left"/>
        <w:rPr>
          <w:ins w:id="260" w:author="Muro Cosimo" w:date="2019-07-17T11:42:00Z"/>
          <w:rFonts w:ascii="Calibri" w:hAnsi="Calibri" w:cs="Calibri"/>
          <w:lang w:eastAsia="it-IT"/>
        </w:rPr>
      </w:pPr>
      <w:ins w:id="261" w:author="Muro Cosimo" w:date="2019-07-17T11:35:00Z">
        <w:r>
          <w:rPr>
            <w:rFonts w:ascii="Calibri" w:hAnsi="Calibri" w:cs="Calibri"/>
            <w:lang w:eastAsia="it-IT"/>
          </w:rPr>
          <w:t xml:space="preserve">Nome: </w:t>
        </w:r>
      </w:ins>
      <w:ins w:id="262" w:author="Muro Cosimo" w:date="2019-07-17T11:38:00Z">
        <w:r w:rsidRPr="00D40B35">
          <w:rPr>
            <w:rFonts w:ascii="Calibri" w:hAnsi="Calibri" w:cs="Calibri"/>
            <w:lang w:eastAsia="it-IT"/>
          </w:rPr>
          <w:t>LeanFEService_WM</w:t>
        </w:r>
      </w:ins>
    </w:p>
    <w:p w14:paraId="698E3941" w14:textId="77777777" w:rsidR="00A04D7E" w:rsidRDefault="00A04D7E" w:rsidP="00A04D7E">
      <w:pPr>
        <w:pStyle w:val="BodyText"/>
        <w:numPr>
          <w:ilvl w:val="0"/>
          <w:numId w:val="45"/>
        </w:numPr>
        <w:spacing w:before="120" w:after="160" w:line="240" w:lineRule="auto"/>
        <w:jc w:val="left"/>
        <w:rPr>
          <w:ins w:id="263" w:author="Muro Cosimo" w:date="2019-07-17T11:42:00Z"/>
          <w:rFonts w:ascii="Calibri" w:hAnsi="Calibri" w:cs="Calibri"/>
          <w:lang w:eastAsia="it-IT"/>
        </w:rPr>
      </w:pPr>
      <w:ins w:id="264" w:author="Muro Cosimo" w:date="2019-07-17T11:42:00Z">
        <w:r>
          <w:rPr>
            <w:rFonts w:ascii="Calibri" w:hAnsi="Calibri" w:cs="Calibri"/>
            <w:lang w:eastAsia="it-IT"/>
          </w:rPr>
          <w:t xml:space="preserve">Nome: </w:t>
        </w:r>
        <w:r w:rsidRPr="00D40B35">
          <w:rPr>
            <w:rFonts w:ascii="Calibri" w:hAnsi="Calibri" w:cs="Calibri"/>
            <w:lang w:eastAsia="it-IT"/>
          </w:rPr>
          <w:t>LeanFES</w:t>
        </w:r>
      </w:ins>
      <w:ins w:id="265" w:author="Muro Cosimo" w:date="2019-07-17T11:43:00Z">
        <w:r>
          <w:rPr>
            <w:rFonts w:ascii="Calibri" w:hAnsi="Calibri" w:cs="Calibri"/>
            <w:lang w:eastAsia="it-IT"/>
          </w:rPr>
          <w:t>Enduser</w:t>
        </w:r>
      </w:ins>
      <w:ins w:id="266" w:author="Muro Cosimo" w:date="2019-07-17T11:42:00Z">
        <w:r w:rsidRPr="00D40B35">
          <w:rPr>
            <w:rFonts w:ascii="Calibri" w:hAnsi="Calibri" w:cs="Calibri"/>
            <w:lang w:eastAsia="it-IT"/>
          </w:rPr>
          <w:t>_WM</w:t>
        </w:r>
      </w:ins>
    </w:p>
    <w:p w14:paraId="10376807" w14:textId="77777777" w:rsidR="00A04D7E" w:rsidRDefault="00A04D7E" w:rsidP="00A04D7E">
      <w:pPr>
        <w:pStyle w:val="BodyText"/>
        <w:numPr>
          <w:ilvl w:val="0"/>
          <w:numId w:val="45"/>
        </w:numPr>
        <w:spacing w:before="120" w:after="160" w:line="240" w:lineRule="auto"/>
        <w:jc w:val="left"/>
        <w:rPr>
          <w:ins w:id="267" w:author="Muro Cosimo" w:date="2019-07-17T11:43:00Z"/>
          <w:rFonts w:ascii="Calibri" w:hAnsi="Calibri" w:cs="Calibri"/>
          <w:lang w:eastAsia="it-IT"/>
        </w:rPr>
      </w:pPr>
      <w:ins w:id="268" w:author="Muro Cosimo" w:date="2019-07-17T11:43:00Z">
        <w:r>
          <w:rPr>
            <w:rFonts w:ascii="Calibri" w:hAnsi="Calibri" w:cs="Calibri"/>
            <w:lang w:eastAsia="it-IT"/>
          </w:rPr>
          <w:t>Nome: LeanFEDealer</w:t>
        </w:r>
        <w:r w:rsidRPr="00D40B35">
          <w:rPr>
            <w:rFonts w:ascii="Calibri" w:hAnsi="Calibri" w:cs="Calibri"/>
            <w:lang w:eastAsia="it-IT"/>
          </w:rPr>
          <w:t>_WM</w:t>
        </w:r>
      </w:ins>
    </w:p>
    <w:p w14:paraId="389EA039" w14:textId="77777777" w:rsidR="00A04D7E" w:rsidRDefault="00A04D7E" w:rsidP="00A04D7E">
      <w:pPr>
        <w:pStyle w:val="BodyText"/>
        <w:numPr>
          <w:ilvl w:val="0"/>
          <w:numId w:val="45"/>
        </w:numPr>
        <w:spacing w:before="120" w:after="160" w:line="240" w:lineRule="auto"/>
        <w:jc w:val="left"/>
        <w:rPr>
          <w:ins w:id="269" w:author="Muro Cosimo" w:date="2019-07-17T11:43:00Z"/>
          <w:rFonts w:ascii="Calibri" w:hAnsi="Calibri" w:cs="Calibri"/>
          <w:lang w:eastAsia="it-IT"/>
        </w:rPr>
      </w:pPr>
      <w:ins w:id="270" w:author="Muro Cosimo" w:date="2019-07-17T11:43:00Z">
        <w:r>
          <w:rPr>
            <w:rFonts w:ascii="Calibri" w:hAnsi="Calibri" w:cs="Calibri"/>
            <w:lang w:eastAsia="it-IT"/>
          </w:rPr>
          <w:t xml:space="preserve">Nome: </w:t>
        </w:r>
        <w:r w:rsidRPr="00D40B35">
          <w:rPr>
            <w:rFonts w:ascii="Calibri" w:hAnsi="Calibri" w:cs="Calibri"/>
            <w:lang w:eastAsia="it-IT"/>
          </w:rPr>
          <w:t>LeanFE</w:t>
        </w:r>
        <w:r>
          <w:rPr>
            <w:rFonts w:ascii="Calibri" w:hAnsi="Calibri" w:cs="Calibri"/>
            <w:lang w:eastAsia="it-IT"/>
          </w:rPr>
          <w:t>CC</w:t>
        </w:r>
        <w:r w:rsidRPr="00D40B35">
          <w:rPr>
            <w:rFonts w:ascii="Calibri" w:hAnsi="Calibri" w:cs="Calibri"/>
            <w:lang w:eastAsia="it-IT"/>
          </w:rPr>
          <w:t>_WM</w:t>
        </w:r>
      </w:ins>
    </w:p>
    <w:p w14:paraId="38756FB7" w14:textId="77777777" w:rsidR="00A04D7E" w:rsidRDefault="00A04D7E" w:rsidP="00A04D7E">
      <w:pPr>
        <w:pStyle w:val="BodyText"/>
        <w:spacing w:before="120" w:after="160" w:line="240" w:lineRule="auto"/>
        <w:jc w:val="left"/>
        <w:rPr>
          <w:ins w:id="271" w:author="Muro Cosimo" w:date="2019-07-17T11:35:00Z"/>
          <w:rFonts w:ascii="Calibri" w:hAnsi="Calibri" w:cs="Calibri"/>
          <w:lang w:eastAsia="it-IT"/>
        </w:rPr>
        <w:pPrChange w:id="272" w:author="Muro Cosimo" w:date="2019-07-17T11:43:00Z">
          <w:pPr>
            <w:pStyle w:val="BodyText"/>
            <w:numPr>
              <w:numId w:val="45"/>
            </w:numPr>
            <w:spacing w:before="120" w:after="160" w:line="240" w:lineRule="auto"/>
            <w:ind w:left="1080" w:hanging="360"/>
            <w:jc w:val="left"/>
          </w:pPr>
        </w:pPrChange>
      </w:pPr>
    </w:p>
    <w:p w14:paraId="0C4BA47D" w14:textId="77777777" w:rsidR="00D40B35" w:rsidRPr="00801076" w:rsidRDefault="00D40B35" w:rsidP="00D40B35">
      <w:pPr>
        <w:pStyle w:val="BodyText"/>
        <w:spacing w:before="120" w:after="160" w:line="240" w:lineRule="auto"/>
        <w:rPr>
          <w:ins w:id="273" w:author="Muro Cosimo" w:date="2019-07-17T11:35:00Z"/>
          <w:rFonts w:ascii="Calibri" w:hAnsi="Calibri" w:cs="Calibri"/>
          <w:b/>
          <w:lang w:eastAsia="it-IT"/>
        </w:rPr>
      </w:pPr>
    </w:p>
    <w:p w14:paraId="4CF1FD31" w14:textId="77777777" w:rsidR="00D40B35" w:rsidRPr="00801076" w:rsidRDefault="00D40B35" w:rsidP="00D40B35">
      <w:pPr>
        <w:pStyle w:val="BodyText"/>
        <w:spacing w:before="120" w:after="160" w:line="240" w:lineRule="auto"/>
        <w:rPr>
          <w:ins w:id="274" w:author="Muro Cosimo" w:date="2019-07-17T11:35:00Z"/>
          <w:rFonts w:ascii="Calibri" w:hAnsi="Calibri" w:cs="Calibri"/>
          <w:b/>
          <w:lang w:eastAsia="it-IT"/>
        </w:rPr>
      </w:pPr>
    </w:p>
    <w:p w14:paraId="7A8B19F6" w14:textId="77777777" w:rsidR="00D40B35" w:rsidRDefault="00D40B35" w:rsidP="00D40B35">
      <w:pPr>
        <w:pStyle w:val="BodyText"/>
        <w:spacing w:before="120" w:after="160" w:line="240" w:lineRule="auto"/>
        <w:rPr>
          <w:ins w:id="275" w:author="Muro Cosimo" w:date="2019-07-17T11:35:00Z"/>
          <w:rFonts w:ascii="Calibri" w:hAnsi="Calibri" w:cs="Calibri"/>
          <w:b/>
          <w:lang w:val="en-US" w:eastAsia="it-IT"/>
        </w:rPr>
      </w:pPr>
      <w:ins w:id="276" w:author="Muro Cosimo" w:date="2019-07-17T11:35:00Z">
        <w:r w:rsidRPr="00236D9D">
          <w:rPr>
            <w:rFonts w:ascii="Calibri" w:hAnsi="Calibri" w:cs="Calibri"/>
            <w:b/>
            <w:lang w:val="en-US" w:eastAsia="it-IT"/>
          </w:rPr>
          <w:t xml:space="preserve">WORKMANAGER-CONSTRAINTS </w:t>
        </w:r>
        <w:r>
          <w:rPr>
            <w:rFonts w:ascii="Calibri" w:hAnsi="Calibri" w:cs="Calibri"/>
            <w:b/>
            <w:lang w:val="en-US" w:eastAsia="it-IT"/>
          </w:rPr>
          <w:t xml:space="preserve">ASSOCIATION </w:t>
        </w:r>
        <w:r w:rsidRPr="00236D9D">
          <w:rPr>
            <w:rFonts w:ascii="Calibri" w:hAnsi="Calibri" w:cs="Calibri"/>
            <w:b/>
            <w:lang w:val="en-US" w:eastAsia="it-IT"/>
          </w:rPr>
          <w:t>(</w:t>
        </w:r>
        <w:r>
          <w:rPr>
            <w:rFonts w:ascii="Calibri" w:hAnsi="Calibri" w:cs="Calibri"/>
            <w:b/>
            <w:lang w:val="en-GB" w:eastAsia="it-IT"/>
          </w:rPr>
          <w:t>Example images</w:t>
        </w:r>
        <w:r w:rsidRPr="00236D9D">
          <w:rPr>
            <w:rFonts w:ascii="Calibri" w:hAnsi="Calibri" w:cs="Calibri"/>
            <w:b/>
            <w:lang w:val="en-US" w:eastAsia="it-IT"/>
          </w:rPr>
          <w:t>)</w:t>
        </w:r>
      </w:ins>
    </w:p>
    <w:p w14:paraId="456FF86A" w14:textId="77777777" w:rsidR="00D40B35" w:rsidRPr="00236D9D" w:rsidRDefault="00D40B35" w:rsidP="00D40B35">
      <w:pPr>
        <w:pStyle w:val="BodyText"/>
        <w:spacing w:before="120" w:after="160" w:line="240" w:lineRule="auto"/>
        <w:rPr>
          <w:ins w:id="277" w:author="Muro Cosimo" w:date="2019-07-17T11:35:00Z"/>
          <w:rFonts w:ascii="Calibri" w:hAnsi="Calibri" w:cs="Calibri"/>
          <w:b/>
          <w:lang w:val="en-US" w:eastAsia="it-IT"/>
        </w:rPr>
      </w:pPr>
      <w:ins w:id="278" w:author="Muro Cosimo" w:date="2019-07-17T11:35:00Z">
        <w:r>
          <w:rPr>
            <w:rFonts w:ascii="Calibri" w:hAnsi="Calibri" w:cs="Calibri"/>
            <w:b/>
            <w:lang w:val="en-US" w:eastAsia="it-IT"/>
          </w:rPr>
          <w:tab/>
        </w:r>
        <w:r w:rsidRPr="003924FD">
          <w:rPr>
            <w:rFonts w:ascii="Calibri" w:hAnsi="Calibri" w:cs="Calibri"/>
            <w:lang w:val="en-US" w:eastAsia="it-IT"/>
          </w:rPr>
          <w:t>Click on all created workmanagers and set the relative constraints</w:t>
        </w:r>
        <w:r>
          <w:rPr>
            <w:rFonts w:ascii="Calibri" w:hAnsi="Calibri" w:cs="Calibri"/>
            <w:lang w:val="en-US" w:eastAsia="it-IT"/>
          </w:rPr>
          <w:t>: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</w:tblGrid>
      <w:tr w:rsidR="00D40B35" w:rsidRPr="0035293A" w14:paraId="6F34EED9" w14:textId="77777777" w:rsidTr="005268EA">
        <w:trPr>
          <w:jc w:val="center"/>
          <w:ins w:id="279" w:author="Muro Cosimo" w:date="2019-07-17T11:35:00Z"/>
        </w:trPr>
        <w:tc>
          <w:tcPr>
            <w:tcW w:w="4219" w:type="dxa"/>
            <w:shd w:val="clear" w:color="auto" w:fill="auto"/>
          </w:tcPr>
          <w:p w14:paraId="7399D2B2" w14:textId="4FEE777D" w:rsidR="00D40B35" w:rsidRPr="0035293A" w:rsidRDefault="002C5430" w:rsidP="005268EA">
            <w:pPr>
              <w:pStyle w:val="BodyText"/>
              <w:spacing w:before="120" w:after="160" w:line="240" w:lineRule="auto"/>
              <w:jc w:val="left"/>
              <w:rPr>
                <w:ins w:id="280" w:author="Muro Cosimo" w:date="2019-07-17T11:35:00Z"/>
                <w:rFonts w:ascii="Calibri" w:hAnsi="Calibri" w:cs="Calibri"/>
                <w:lang w:val="en-US" w:eastAsia="it-IT"/>
              </w:rPr>
            </w:pPr>
            <w:ins w:id="281" w:author="Muro Cosimo" w:date="2019-07-17T11:35:00Z">
              <w:r w:rsidRPr="00683BAD">
                <w:rPr>
                  <w:noProof/>
                  <w:lang w:val="en-US"/>
                </w:rPr>
                <w:lastRenderedPageBreak/>
                <w:drawing>
                  <wp:inline distT="0" distB="0" distL="0" distR="0" wp14:anchorId="31EC93B5" wp14:editId="55419498">
                    <wp:extent cx="2562225" cy="2524125"/>
                    <wp:effectExtent l="0" t="0" r="0" b="0"/>
                    <wp:docPr id="4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62225" cy="252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CBBE228" w14:textId="77777777" w:rsidR="00D40B35" w:rsidRDefault="00D40B35" w:rsidP="00D40B35">
      <w:pPr>
        <w:pStyle w:val="BodyText"/>
        <w:spacing w:before="120" w:after="160" w:line="240" w:lineRule="auto"/>
        <w:jc w:val="left"/>
        <w:rPr>
          <w:ins w:id="282" w:author="Muro Cosimo" w:date="2019-07-17T11:35:00Z"/>
          <w:rFonts w:ascii="Calibri" w:hAnsi="Calibri" w:cs="Calibri"/>
          <w:b/>
          <w:u w:val="single"/>
          <w:lang w:val="en-US" w:eastAsia="it-IT"/>
        </w:rPr>
      </w:pPr>
    </w:p>
    <w:p w14:paraId="2EE004F4" w14:textId="77777777" w:rsidR="00D40B35" w:rsidRPr="00F63D02" w:rsidRDefault="00D40B35" w:rsidP="00D40B35">
      <w:pPr>
        <w:pStyle w:val="BodyText"/>
        <w:spacing w:before="120" w:after="160" w:line="240" w:lineRule="auto"/>
        <w:jc w:val="left"/>
        <w:rPr>
          <w:ins w:id="283" w:author="Muro Cosimo" w:date="2019-07-17T11:35:00Z"/>
          <w:rFonts w:ascii="Calibri" w:hAnsi="Calibri" w:cs="Calibri"/>
          <w:b/>
          <w:lang w:val="en-US" w:eastAsia="it-IT"/>
        </w:rPr>
      </w:pPr>
      <w:ins w:id="284" w:author="Muro Cosimo" w:date="2019-07-17T11:35:00Z">
        <w:r w:rsidRPr="00F63D02">
          <w:rPr>
            <w:rFonts w:ascii="Calibri" w:hAnsi="Calibri" w:cs="Calibri"/>
            <w:b/>
            <w:lang w:val="en-US" w:eastAsia="it-IT"/>
          </w:rPr>
          <w:t xml:space="preserve">NOTE: </w:t>
        </w:r>
        <w:r w:rsidRPr="00E4293E">
          <w:rPr>
            <w:rFonts w:ascii="Calibri" w:hAnsi="Calibri" w:cs="Calibri"/>
            <w:lang w:val="en-US" w:eastAsia="it-IT"/>
          </w:rPr>
          <w:t xml:space="preserve">All workmanagers and constraints must be targeted to cluster. </w:t>
        </w:r>
        <w:r w:rsidRPr="00F63D02">
          <w:rPr>
            <w:rFonts w:ascii="Calibri" w:hAnsi="Calibri" w:cs="Calibri"/>
            <w:lang w:eastAsia="it-IT"/>
          </w:rPr>
          <w:t>Remove AdminServer from target.</w:t>
        </w:r>
      </w:ins>
    </w:p>
    <w:p w14:paraId="632AD81C" w14:textId="77777777" w:rsidR="00D40B35" w:rsidRDefault="00D40B35" w:rsidP="00D40B35">
      <w:pPr>
        <w:pStyle w:val="BodyText"/>
        <w:spacing w:before="120" w:after="160" w:line="240" w:lineRule="auto"/>
        <w:jc w:val="left"/>
        <w:rPr>
          <w:ins w:id="285" w:author="Muro Cosimo" w:date="2019-07-17T11:35:00Z"/>
          <w:rFonts w:ascii="Calibri" w:hAnsi="Calibri" w:cs="Calibri"/>
          <w:b/>
          <w:u w:val="single"/>
          <w:lang w:val="en-US" w:eastAsia="it-IT"/>
        </w:rPr>
      </w:pPr>
      <w:ins w:id="286" w:author="Muro Cosimo" w:date="2019-07-17T11:35:00Z">
        <w:r>
          <w:rPr>
            <w:rFonts w:ascii="Calibri" w:hAnsi="Calibri" w:cs="Calibri"/>
            <w:b/>
            <w:u w:val="single"/>
            <w:lang w:val="en-US" w:eastAsia="it-IT"/>
          </w:rPr>
          <w:t xml:space="preserve">RESTART OF SERVERS IS NECESSARY: </w:t>
        </w:r>
      </w:ins>
    </w:p>
    <w:p w14:paraId="7DB19158" w14:textId="77777777" w:rsidR="00D40B35" w:rsidRPr="00E9789F" w:rsidRDefault="00D40B35" w:rsidP="00D40B35">
      <w:pPr>
        <w:pStyle w:val="BodyText"/>
        <w:numPr>
          <w:ilvl w:val="0"/>
          <w:numId w:val="46"/>
        </w:numPr>
        <w:spacing w:before="120" w:after="160" w:line="240" w:lineRule="auto"/>
        <w:jc w:val="left"/>
        <w:rPr>
          <w:ins w:id="287" w:author="Muro Cosimo" w:date="2019-07-17T11:35:00Z"/>
          <w:rFonts w:ascii="Calibri" w:hAnsi="Calibri" w:cs="Calibri"/>
          <w:lang w:eastAsia="it-IT"/>
        </w:rPr>
      </w:pPr>
      <w:ins w:id="288" w:author="Muro Cosimo" w:date="2019-07-17T11:35:00Z">
        <w:r w:rsidRPr="00E9789F">
          <w:rPr>
            <w:rFonts w:ascii="Calibri" w:hAnsi="Calibri" w:cs="Calibri"/>
            <w:lang w:eastAsia="it-IT"/>
          </w:rPr>
          <w:t>Shutd</w:t>
        </w:r>
        <w:r>
          <w:rPr>
            <w:rFonts w:ascii="Calibri" w:hAnsi="Calibri" w:cs="Calibri"/>
            <w:lang w:eastAsia="it-IT"/>
          </w:rPr>
          <w:t>ow</w:t>
        </w:r>
        <w:r w:rsidRPr="00E9789F">
          <w:rPr>
            <w:rFonts w:ascii="Calibri" w:hAnsi="Calibri" w:cs="Calibri"/>
            <w:lang w:eastAsia="it-IT"/>
          </w:rPr>
          <w:t>n AdminServer</w:t>
        </w:r>
      </w:ins>
    </w:p>
    <w:p w14:paraId="2021E1BE" w14:textId="77777777" w:rsidR="00D40B35" w:rsidRPr="00E9789F" w:rsidRDefault="00D40B35" w:rsidP="00D40B35">
      <w:pPr>
        <w:pStyle w:val="BodyText"/>
        <w:numPr>
          <w:ilvl w:val="0"/>
          <w:numId w:val="46"/>
        </w:numPr>
        <w:spacing w:before="120" w:after="160" w:line="240" w:lineRule="auto"/>
        <w:jc w:val="left"/>
        <w:rPr>
          <w:ins w:id="289" w:author="Muro Cosimo" w:date="2019-07-17T11:35:00Z"/>
          <w:rFonts w:ascii="Calibri" w:hAnsi="Calibri" w:cs="Calibri"/>
          <w:lang w:eastAsia="it-IT"/>
        </w:rPr>
      </w:pPr>
      <w:ins w:id="290" w:author="Muro Cosimo" w:date="2019-07-17T11:35:00Z">
        <w:r w:rsidRPr="00E9789F">
          <w:rPr>
            <w:rFonts w:ascii="Calibri" w:hAnsi="Calibri" w:cs="Calibri"/>
            <w:lang w:eastAsia="it-IT"/>
          </w:rPr>
          <w:t>Restart AdminServer</w:t>
        </w:r>
      </w:ins>
    </w:p>
    <w:p w14:paraId="4EDE0AC4" w14:textId="77777777" w:rsidR="00D40B35" w:rsidRPr="00E9789F" w:rsidRDefault="00D40B35" w:rsidP="00D40B35">
      <w:pPr>
        <w:pStyle w:val="BodyText"/>
        <w:numPr>
          <w:ilvl w:val="0"/>
          <w:numId w:val="46"/>
        </w:numPr>
        <w:spacing w:before="120" w:after="160" w:line="240" w:lineRule="auto"/>
        <w:jc w:val="left"/>
        <w:rPr>
          <w:ins w:id="291" w:author="Muro Cosimo" w:date="2019-07-17T11:35:00Z"/>
          <w:rFonts w:ascii="Calibri" w:hAnsi="Calibri" w:cs="Calibri"/>
          <w:lang w:eastAsia="it-IT"/>
        </w:rPr>
      </w:pPr>
      <w:ins w:id="292" w:author="Muro Cosimo" w:date="2019-07-17T11:35:00Z">
        <w:r w:rsidRPr="00E9789F">
          <w:rPr>
            <w:rFonts w:ascii="Calibri" w:hAnsi="Calibri" w:cs="Calibri"/>
            <w:lang w:eastAsia="it-IT"/>
          </w:rPr>
          <w:t>Shutd</w:t>
        </w:r>
        <w:r>
          <w:rPr>
            <w:rFonts w:ascii="Calibri" w:hAnsi="Calibri" w:cs="Calibri"/>
            <w:lang w:eastAsia="it-IT"/>
          </w:rPr>
          <w:t>ow</w:t>
        </w:r>
        <w:r w:rsidRPr="00E9789F">
          <w:rPr>
            <w:rFonts w:ascii="Calibri" w:hAnsi="Calibri" w:cs="Calibri"/>
            <w:lang w:eastAsia="it-IT"/>
          </w:rPr>
          <w:t>n Managed lean_</w:t>
        </w:r>
      </w:ins>
      <w:ins w:id="293" w:author="Muro Cosimo" w:date="2019-07-17T11:43:00Z">
        <w:r w:rsidR="00B07BAF">
          <w:rPr>
            <w:rFonts w:ascii="Calibri" w:hAnsi="Calibri" w:cs="Calibri"/>
            <w:lang w:eastAsia="it-IT"/>
          </w:rPr>
          <w:t>fe</w:t>
        </w:r>
      </w:ins>
      <w:ins w:id="294" w:author="Muro Cosimo" w:date="2019-07-17T11:35:00Z">
        <w:r w:rsidRPr="00E9789F">
          <w:rPr>
            <w:rFonts w:ascii="Calibri" w:hAnsi="Calibri" w:cs="Calibri"/>
            <w:lang w:eastAsia="it-IT"/>
          </w:rPr>
          <w:t>_01</w:t>
        </w:r>
      </w:ins>
    </w:p>
    <w:p w14:paraId="374FEBC1" w14:textId="77777777" w:rsidR="00D40B35" w:rsidRPr="00E9789F" w:rsidRDefault="00B07BAF" w:rsidP="00D40B35">
      <w:pPr>
        <w:pStyle w:val="BodyText"/>
        <w:numPr>
          <w:ilvl w:val="0"/>
          <w:numId w:val="46"/>
        </w:numPr>
        <w:spacing w:before="120" w:after="160" w:line="240" w:lineRule="auto"/>
        <w:jc w:val="left"/>
        <w:rPr>
          <w:ins w:id="295" w:author="Muro Cosimo" w:date="2019-07-17T11:35:00Z"/>
          <w:rFonts w:ascii="Calibri" w:hAnsi="Calibri" w:cs="Calibri"/>
          <w:lang w:eastAsia="it-IT"/>
        </w:rPr>
      </w:pPr>
      <w:ins w:id="296" w:author="Muro Cosimo" w:date="2019-07-17T11:35:00Z">
        <w:r>
          <w:rPr>
            <w:rFonts w:ascii="Calibri" w:hAnsi="Calibri" w:cs="Calibri"/>
            <w:lang w:eastAsia="it-IT"/>
          </w:rPr>
          <w:t>Restart Managed lean_fe</w:t>
        </w:r>
        <w:r w:rsidR="00D40B35" w:rsidRPr="00E9789F">
          <w:rPr>
            <w:rFonts w:ascii="Calibri" w:hAnsi="Calibri" w:cs="Calibri"/>
            <w:lang w:eastAsia="it-IT"/>
          </w:rPr>
          <w:t>_01</w:t>
        </w:r>
      </w:ins>
    </w:p>
    <w:p w14:paraId="101409D5" w14:textId="77777777" w:rsidR="00D40B35" w:rsidRPr="00E9789F" w:rsidRDefault="00D40B35" w:rsidP="00D40B35">
      <w:pPr>
        <w:pStyle w:val="BodyText"/>
        <w:numPr>
          <w:ilvl w:val="0"/>
          <w:numId w:val="46"/>
        </w:numPr>
        <w:spacing w:before="120" w:after="160" w:line="240" w:lineRule="auto"/>
        <w:jc w:val="left"/>
        <w:rPr>
          <w:ins w:id="297" w:author="Muro Cosimo" w:date="2019-07-17T11:35:00Z"/>
          <w:rFonts w:ascii="Calibri" w:hAnsi="Calibri" w:cs="Calibri"/>
          <w:lang w:eastAsia="it-IT"/>
        </w:rPr>
      </w:pPr>
      <w:ins w:id="298" w:author="Muro Cosimo" w:date="2019-07-17T11:35:00Z">
        <w:r w:rsidRPr="00E9789F">
          <w:rPr>
            <w:rFonts w:ascii="Calibri" w:hAnsi="Calibri" w:cs="Calibri"/>
            <w:lang w:eastAsia="it-IT"/>
          </w:rPr>
          <w:t>Shutd</w:t>
        </w:r>
        <w:r>
          <w:rPr>
            <w:rFonts w:ascii="Calibri" w:hAnsi="Calibri" w:cs="Calibri"/>
            <w:lang w:eastAsia="it-IT"/>
          </w:rPr>
          <w:t>ow</w:t>
        </w:r>
        <w:r w:rsidRPr="00E9789F">
          <w:rPr>
            <w:rFonts w:ascii="Calibri" w:hAnsi="Calibri" w:cs="Calibri"/>
            <w:lang w:eastAsia="it-IT"/>
          </w:rPr>
          <w:t>n Managed lean_</w:t>
        </w:r>
      </w:ins>
      <w:ins w:id="299" w:author="Muro Cosimo" w:date="2019-07-17T11:43:00Z">
        <w:r w:rsidR="00B07BAF">
          <w:rPr>
            <w:rFonts w:ascii="Calibri" w:hAnsi="Calibri" w:cs="Calibri"/>
            <w:lang w:eastAsia="it-IT"/>
          </w:rPr>
          <w:t>fe</w:t>
        </w:r>
      </w:ins>
      <w:ins w:id="300" w:author="Muro Cosimo" w:date="2019-07-17T11:35:00Z">
        <w:r w:rsidRPr="00E9789F">
          <w:rPr>
            <w:rFonts w:ascii="Calibri" w:hAnsi="Calibri" w:cs="Calibri"/>
            <w:lang w:eastAsia="it-IT"/>
          </w:rPr>
          <w:t>_02</w:t>
        </w:r>
      </w:ins>
    </w:p>
    <w:p w14:paraId="6BC9E520" w14:textId="77777777" w:rsidR="00D40B35" w:rsidRPr="00E9789F" w:rsidRDefault="00B07BAF" w:rsidP="00D40B35">
      <w:pPr>
        <w:pStyle w:val="BodyText"/>
        <w:numPr>
          <w:ilvl w:val="0"/>
          <w:numId w:val="46"/>
        </w:numPr>
        <w:spacing w:before="120" w:after="160" w:line="240" w:lineRule="auto"/>
        <w:jc w:val="left"/>
        <w:rPr>
          <w:ins w:id="301" w:author="Muro Cosimo" w:date="2019-07-17T11:35:00Z"/>
          <w:rFonts w:ascii="Calibri" w:hAnsi="Calibri" w:cs="Calibri"/>
          <w:lang w:eastAsia="it-IT"/>
        </w:rPr>
      </w:pPr>
      <w:ins w:id="302" w:author="Muro Cosimo" w:date="2019-07-17T11:35:00Z">
        <w:r>
          <w:rPr>
            <w:rFonts w:ascii="Calibri" w:hAnsi="Calibri" w:cs="Calibri"/>
            <w:lang w:eastAsia="it-IT"/>
          </w:rPr>
          <w:t>Restart Managed lean_fe</w:t>
        </w:r>
        <w:r w:rsidR="00D40B35" w:rsidRPr="00E9789F">
          <w:rPr>
            <w:rFonts w:ascii="Calibri" w:hAnsi="Calibri" w:cs="Calibri"/>
            <w:lang w:eastAsia="it-IT"/>
          </w:rPr>
          <w:t>_02</w:t>
        </w:r>
      </w:ins>
    </w:p>
    <w:p w14:paraId="3B67F808" w14:textId="77777777" w:rsidR="00D40B35" w:rsidRPr="00A56214" w:rsidRDefault="00D40B35" w:rsidP="00CA0A12">
      <w:pPr>
        <w:pStyle w:val="BodyText"/>
        <w:spacing w:line="240" w:lineRule="auto"/>
        <w:rPr>
          <w:rFonts w:ascii="Calibri" w:hAnsi="Calibri" w:cs="Calibri"/>
          <w:sz w:val="22"/>
          <w:szCs w:val="22"/>
          <w:lang w:val="en-US"/>
        </w:rPr>
      </w:pPr>
    </w:p>
    <w:p w14:paraId="1EA32B0B" w14:textId="77777777" w:rsidR="00AD5F82" w:rsidRPr="008701B6" w:rsidRDefault="00AD5F82" w:rsidP="00AD5F82">
      <w:pPr>
        <w:pStyle w:val="Heading1"/>
        <w:rPr>
          <w:lang w:val="it-IT"/>
        </w:rPr>
      </w:pPr>
      <w:bookmarkStart w:id="303" w:name="_Toc14352910"/>
      <w:r w:rsidRPr="008701B6">
        <w:rPr>
          <w:lang w:val="it-IT"/>
        </w:rPr>
        <w:lastRenderedPageBreak/>
        <w:t>Installazione Applicativo</w:t>
      </w:r>
      <w:bookmarkEnd w:id="303"/>
    </w:p>
    <w:p w14:paraId="74B6FA31" w14:textId="77777777" w:rsidR="00AD5F82" w:rsidRPr="008701B6" w:rsidRDefault="00AD5F82" w:rsidP="00AD5F82">
      <w:pPr>
        <w:pStyle w:val="Heading2"/>
        <w:rPr>
          <w:lang w:val="it-IT"/>
        </w:rPr>
      </w:pPr>
      <w:bookmarkStart w:id="304" w:name="_Ref487021688"/>
      <w:bookmarkStart w:id="305" w:name="_Toc14352911"/>
      <w:r w:rsidRPr="008701B6">
        <w:rPr>
          <w:lang w:val="it-IT"/>
        </w:rPr>
        <w:t>Import configurazioni</w:t>
      </w:r>
      <w:bookmarkEnd w:id="304"/>
      <w:bookmarkEnd w:id="305"/>
    </w:p>
    <w:p w14:paraId="2AA928A8" w14:textId="77777777" w:rsidR="00AD5F82" w:rsidRDefault="00AD5F82" w:rsidP="00AD5F82">
      <w:r w:rsidRPr="00AD5F82">
        <w:t xml:space="preserve">È necessario creare una folder sul file system delle </w:t>
      </w:r>
      <w:r>
        <w:t>macchine che ospitano i publish destinata a contenere le configurazioni applicative.</w:t>
      </w:r>
    </w:p>
    <w:p w14:paraId="36897C70" w14:textId="77777777" w:rsidR="00AD5F82" w:rsidRDefault="00AD5F82" w:rsidP="00AD5F82">
      <w:r>
        <w:t xml:space="preserve">Ad esempio: </w:t>
      </w:r>
    </w:p>
    <w:p w14:paraId="5377B27F" w14:textId="77777777" w:rsidR="00AD5F82" w:rsidRPr="00AD5F82" w:rsidRDefault="00AD5F82" w:rsidP="00AD5F82">
      <w:pPr>
        <w:numPr>
          <w:ilvl w:val="0"/>
          <w:numId w:val="24"/>
        </w:numPr>
        <w:rPr>
          <w:lang w:val="en-US"/>
        </w:rPr>
      </w:pPr>
      <w:r w:rsidRPr="00AD5F82">
        <w:rPr>
          <w:lang w:val="en-US"/>
        </w:rPr>
        <w:t xml:space="preserve">/app/application/config/LEAN_FE.Configuration/conf/ </w:t>
      </w:r>
    </w:p>
    <w:p w14:paraId="32079BDD" w14:textId="77777777" w:rsidR="00AD5F82" w:rsidRPr="00AD5F82" w:rsidRDefault="00AD5F82" w:rsidP="00AD5F82">
      <w:pPr>
        <w:pStyle w:val="Heading2"/>
      </w:pPr>
      <w:bookmarkStart w:id="306" w:name="_Toc14352912"/>
      <w:r>
        <w:t>Installazione EAR</w:t>
      </w:r>
      <w:bookmarkEnd w:id="306"/>
    </w:p>
    <w:p w14:paraId="68F32C13" w14:textId="77777777" w:rsidR="00AD5F82" w:rsidRPr="00AD5F82" w:rsidRDefault="00AD5F82" w:rsidP="00AD5F82">
      <w:r w:rsidRPr="00AD5F82">
        <w:t>È necessario installare I seguenti ear com librerie dalla console WLS:</w:t>
      </w:r>
    </w:p>
    <w:p w14:paraId="53EEB6FC" w14:textId="77777777" w:rsidR="0064240B" w:rsidRPr="0064240B" w:rsidRDefault="0064240B" w:rsidP="0064240B">
      <w:pPr>
        <w:numPr>
          <w:ilvl w:val="0"/>
          <w:numId w:val="48"/>
        </w:numPr>
        <w:rPr>
          <w:ins w:id="307" w:author="Muro Cosimo" w:date="2019-07-17T11:47:00Z"/>
          <w:lang w:val="en-US"/>
          <w:rPrChange w:id="308" w:author="Muro Cosimo" w:date="2019-07-17T11:47:00Z">
            <w:rPr>
              <w:ins w:id="309" w:author="Muro Cosimo" w:date="2019-07-17T11:47:00Z"/>
            </w:rPr>
          </w:rPrChange>
        </w:rPr>
        <w:pPrChange w:id="310" w:author="Muro Cosimo" w:date="2019-07-17T11:47:00Z">
          <w:pPr/>
        </w:pPrChange>
      </w:pPr>
      <w:ins w:id="311" w:author="Muro Cosimo" w:date="2019-07-17T11:47:00Z">
        <w:r w:rsidRPr="0064240B">
          <w:rPr>
            <w:lang w:val="en-US"/>
            <w:rPrChange w:id="312" w:author="Muro Cosimo" w:date="2019-07-17T11:47:00Z">
              <w:rPr/>
            </w:rPrChange>
          </w:rPr>
          <w:t>EarShared-BE-AuthN-Interfaces.ear</w:t>
        </w:r>
      </w:ins>
    </w:p>
    <w:p w14:paraId="07EEB279" w14:textId="77777777" w:rsidR="0064240B" w:rsidRPr="0064240B" w:rsidRDefault="0064240B" w:rsidP="0064240B">
      <w:pPr>
        <w:numPr>
          <w:ilvl w:val="0"/>
          <w:numId w:val="48"/>
        </w:numPr>
        <w:rPr>
          <w:ins w:id="313" w:author="Muro Cosimo" w:date="2019-07-17T11:47:00Z"/>
          <w:lang w:val="en-US"/>
          <w:rPrChange w:id="314" w:author="Muro Cosimo" w:date="2019-07-17T11:47:00Z">
            <w:rPr>
              <w:ins w:id="315" w:author="Muro Cosimo" w:date="2019-07-17T11:47:00Z"/>
            </w:rPr>
          </w:rPrChange>
        </w:rPr>
        <w:pPrChange w:id="316" w:author="Muro Cosimo" w:date="2019-07-17T11:47:00Z">
          <w:pPr/>
        </w:pPrChange>
      </w:pPr>
      <w:ins w:id="317" w:author="Muro Cosimo" w:date="2019-07-17T11:47:00Z">
        <w:r w:rsidRPr="0064240B">
          <w:rPr>
            <w:lang w:val="en-US"/>
            <w:rPrChange w:id="318" w:author="Muro Cosimo" w:date="2019-07-17T11:47:00Z">
              <w:rPr/>
            </w:rPrChange>
          </w:rPr>
          <w:t>EarShared-BE-Catalog-Interfaces.ear</w:t>
        </w:r>
      </w:ins>
    </w:p>
    <w:p w14:paraId="6B418606" w14:textId="77777777" w:rsidR="0064240B" w:rsidRPr="0064240B" w:rsidRDefault="0064240B" w:rsidP="0064240B">
      <w:pPr>
        <w:numPr>
          <w:ilvl w:val="0"/>
          <w:numId w:val="48"/>
        </w:numPr>
        <w:rPr>
          <w:ins w:id="319" w:author="Muro Cosimo" w:date="2019-07-17T11:47:00Z"/>
          <w:lang w:val="en-US"/>
          <w:rPrChange w:id="320" w:author="Muro Cosimo" w:date="2019-07-17T11:47:00Z">
            <w:rPr>
              <w:ins w:id="321" w:author="Muro Cosimo" w:date="2019-07-17T11:47:00Z"/>
            </w:rPr>
          </w:rPrChange>
        </w:rPr>
        <w:pPrChange w:id="322" w:author="Muro Cosimo" w:date="2019-07-17T11:47:00Z">
          <w:pPr/>
        </w:pPrChange>
      </w:pPr>
      <w:ins w:id="323" w:author="Muro Cosimo" w:date="2019-07-17T11:47:00Z">
        <w:r w:rsidRPr="0064240B">
          <w:rPr>
            <w:lang w:val="en-US"/>
            <w:rPrChange w:id="324" w:author="Muro Cosimo" w:date="2019-07-17T11:47:00Z">
              <w:rPr/>
            </w:rPrChange>
          </w:rPr>
          <w:t>EarShared-BE-Communicator-Interfaces.ear</w:t>
        </w:r>
      </w:ins>
    </w:p>
    <w:p w14:paraId="4BBF8B9D" w14:textId="77777777" w:rsidR="0064240B" w:rsidRPr="0064240B" w:rsidRDefault="0064240B" w:rsidP="0064240B">
      <w:pPr>
        <w:numPr>
          <w:ilvl w:val="0"/>
          <w:numId w:val="48"/>
        </w:numPr>
        <w:rPr>
          <w:ins w:id="325" w:author="Muro Cosimo" w:date="2019-07-17T11:47:00Z"/>
          <w:lang w:val="en-US"/>
          <w:rPrChange w:id="326" w:author="Muro Cosimo" w:date="2019-07-17T11:47:00Z">
            <w:rPr>
              <w:ins w:id="327" w:author="Muro Cosimo" w:date="2019-07-17T11:47:00Z"/>
            </w:rPr>
          </w:rPrChange>
        </w:rPr>
        <w:pPrChange w:id="328" w:author="Muro Cosimo" w:date="2019-07-17T11:47:00Z">
          <w:pPr/>
        </w:pPrChange>
      </w:pPr>
      <w:ins w:id="329" w:author="Muro Cosimo" w:date="2019-07-17T11:47:00Z">
        <w:r w:rsidRPr="0064240B">
          <w:rPr>
            <w:lang w:val="en-US"/>
            <w:rPrChange w:id="330" w:author="Muro Cosimo" w:date="2019-07-17T11:47:00Z">
              <w:rPr/>
            </w:rPrChange>
          </w:rPr>
          <w:t>EarShared-BE-CustomerCare-Interfaces.ear</w:t>
        </w:r>
      </w:ins>
    </w:p>
    <w:p w14:paraId="0E5BF48F" w14:textId="77777777" w:rsidR="0064240B" w:rsidRPr="0064240B" w:rsidRDefault="0064240B" w:rsidP="0064240B">
      <w:pPr>
        <w:numPr>
          <w:ilvl w:val="0"/>
          <w:numId w:val="48"/>
        </w:numPr>
        <w:rPr>
          <w:ins w:id="331" w:author="Muro Cosimo" w:date="2019-07-17T11:47:00Z"/>
          <w:lang w:val="en-US"/>
          <w:rPrChange w:id="332" w:author="Muro Cosimo" w:date="2019-07-17T11:47:00Z">
            <w:rPr>
              <w:ins w:id="333" w:author="Muro Cosimo" w:date="2019-07-17T11:47:00Z"/>
            </w:rPr>
          </w:rPrChange>
        </w:rPr>
        <w:pPrChange w:id="334" w:author="Muro Cosimo" w:date="2019-07-17T11:47:00Z">
          <w:pPr/>
        </w:pPrChange>
      </w:pPr>
      <w:ins w:id="335" w:author="Muro Cosimo" w:date="2019-07-17T11:47:00Z">
        <w:r w:rsidRPr="0064240B">
          <w:rPr>
            <w:lang w:val="en-US"/>
            <w:rPrChange w:id="336" w:author="Muro Cosimo" w:date="2019-07-17T11:47:00Z">
              <w:rPr/>
            </w:rPrChange>
          </w:rPr>
          <w:t>EarShared-BE-CustomerData-Interfaces.ear</w:t>
        </w:r>
      </w:ins>
    </w:p>
    <w:p w14:paraId="78C1C25A" w14:textId="77777777" w:rsidR="0064240B" w:rsidRPr="0064240B" w:rsidRDefault="0064240B" w:rsidP="0064240B">
      <w:pPr>
        <w:numPr>
          <w:ilvl w:val="0"/>
          <w:numId w:val="48"/>
        </w:numPr>
        <w:rPr>
          <w:ins w:id="337" w:author="Muro Cosimo" w:date="2019-07-17T11:47:00Z"/>
          <w:lang w:val="en-US"/>
          <w:rPrChange w:id="338" w:author="Muro Cosimo" w:date="2019-07-17T11:47:00Z">
            <w:rPr>
              <w:ins w:id="339" w:author="Muro Cosimo" w:date="2019-07-17T11:47:00Z"/>
            </w:rPr>
          </w:rPrChange>
        </w:rPr>
        <w:pPrChange w:id="340" w:author="Muro Cosimo" w:date="2019-07-17T11:47:00Z">
          <w:pPr/>
        </w:pPrChange>
      </w:pPr>
      <w:ins w:id="341" w:author="Muro Cosimo" w:date="2019-07-17T11:47:00Z">
        <w:r w:rsidRPr="0064240B">
          <w:rPr>
            <w:lang w:val="en-US"/>
            <w:rPrChange w:id="342" w:author="Muro Cosimo" w:date="2019-07-17T11:47:00Z">
              <w:rPr/>
            </w:rPrChange>
          </w:rPr>
          <w:t>EarShared-BE-Dealer-Interfaces.ear</w:t>
        </w:r>
      </w:ins>
    </w:p>
    <w:p w14:paraId="3C49DD93" w14:textId="77777777" w:rsidR="0064240B" w:rsidRPr="0064240B" w:rsidRDefault="0064240B" w:rsidP="0064240B">
      <w:pPr>
        <w:numPr>
          <w:ilvl w:val="0"/>
          <w:numId w:val="48"/>
        </w:numPr>
        <w:rPr>
          <w:ins w:id="343" w:author="Muro Cosimo" w:date="2019-07-17T11:47:00Z"/>
          <w:lang w:val="en-US"/>
          <w:rPrChange w:id="344" w:author="Muro Cosimo" w:date="2019-07-17T11:47:00Z">
            <w:rPr>
              <w:ins w:id="345" w:author="Muro Cosimo" w:date="2019-07-17T11:47:00Z"/>
            </w:rPr>
          </w:rPrChange>
        </w:rPr>
        <w:pPrChange w:id="346" w:author="Muro Cosimo" w:date="2019-07-17T11:47:00Z">
          <w:pPr/>
        </w:pPrChange>
      </w:pPr>
      <w:ins w:id="347" w:author="Muro Cosimo" w:date="2019-07-17T11:47:00Z">
        <w:r w:rsidRPr="0064240B">
          <w:rPr>
            <w:lang w:val="en-US"/>
            <w:rPrChange w:id="348" w:author="Muro Cosimo" w:date="2019-07-17T11:47:00Z">
              <w:rPr/>
            </w:rPrChange>
          </w:rPr>
          <w:t>EarShared-BE-LVP-Interfaces.ear</w:t>
        </w:r>
      </w:ins>
    </w:p>
    <w:p w14:paraId="78C61303" w14:textId="77777777" w:rsidR="0064240B" w:rsidRPr="0064240B" w:rsidRDefault="0064240B" w:rsidP="0064240B">
      <w:pPr>
        <w:numPr>
          <w:ilvl w:val="0"/>
          <w:numId w:val="48"/>
        </w:numPr>
        <w:rPr>
          <w:ins w:id="349" w:author="Muro Cosimo" w:date="2019-07-17T11:47:00Z"/>
          <w:lang w:val="en-US"/>
          <w:rPrChange w:id="350" w:author="Muro Cosimo" w:date="2019-07-17T11:47:00Z">
            <w:rPr>
              <w:ins w:id="351" w:author="Muro Cosimo" w:date="2019-07-17T11:47:00Z"/>
            </w:rPr>
          </w:rPrChange>
        </w:rPr>
        <w:pPrChange w:id="352" w:author="Muro Cosimo" w:date="2019-07-17T11:47:00Z">
          <w:pPr/>
        </w:pPrChange>
      </w:pPr>
      <w:ins w:id="353" w:author="Muro Cosimo" w:date="2019-07-17T11:47:00Z">
        <w:r w:rsidRPr="0064240B">
          <w:rPr>
            <w:lang w:val="en-US"/>
            <w:rPrChange w:id="354" w:author="Muro Cosimo" w:date="2019-07-17T11:47:00Z">
              <w:rPr/>
            </w:rPrChange>
          </w:rPr>
          <w:t>EarShared-BE-PdaMgr-Interfaces.ear</w:t>
        </w:r>
      </w:ins>
    </w:p>
    <w:p w14:paraId="61D44649" w14:textId="77777777" w:rsidR="0064240B" w:rsidRPr="0064240B" w:rsidRDefault="0064240B" w:rsidP="0064240B">
      <w:pPr>
        <w:numPr>
          <w:ilvl w:val="0"/>
          <w:numId w:val="48"/>
        </w:numPr>
        <w:rPr>
          <w:ins w:id="355" w:author="Muro Cosimo" w:date="2019-07-17T11:47:00Z"/>
          <w:lang w:val="en-US"/>
          <w:rPrChange w:id="356" w:author="Muro Cosimo" w:date="2019-07-17T11:47:00Z">
            <w:rPr>
              <w:ins w:id="357" w:author="Muro Cosimo" w:date="2019-07-17T11:47:00Z"/>
            </w:rPr>
          </w:rPrChange>
        </w:rPr>
        <w:pPrChange w:id="358" w:author="Muro Cosimo" w:date="2019-07-17T11:47:00Z">
          <w:pPr/>
        </w:pPrChange>
      </w:pPr>
      <w:ins w:id="359" w:author="Muro Cosimo" w:date="2019-07-17T11:47:00Z">
        <w:r w:rsidRPr="0064240B">
          <w:rPr>
            <w:lang w:val="en-US"/>
            <w:rPrChange w:id="360" w:author="Muro Cosimo" w:date="2019-07-17T11:47:00Z">
              <w:rPr/>
            </w:rPrChange>
          </w:rPr>
          <w:t>EarShared-BE-PortalApp-Interfaces.ear</w:t>
        </w:r>
      </w:ins>
    </w:p>
    <w:p w14:paraId="27994373" w14:textId="77777777" w:rsidR="0064240B" w:rsidRPr="0064240B" w:rsidRDefault="0064240B" w:rsidP="0064240B">
      <w:pPr>
        <w:numPr>
          <w:ilvl w:val="0"/>
          <w:numId w:val="48"/>
        </w:numPr>
        <w:rPr>
          <w:ins w:id="361" w:author="Muro Cosimo" w:date="2019-07-17T11:47:00Z"/>
          <w:lang w:val="en-US"/>
          <w:rPrChange w:id="362" w:author="Muro Cosimo" w:date="2019-07-17T11:47:00Z">
            <w:rPr>
              <w:ins w:id="363" w:author="Muro Cosimo" w:date="2019-07-17T11:47:00Z"/>
            </w:rPr>
          </w:rPrChange>
        </w:rPr>
        <w:pPrChange w:id="364" w:author="Muro Cosimo" w:date="2019-07-17T11:47:00Z">
          <w:pPr/>
        </w:pPrChange>
      </w:pPr>
      <w:ins w:id="365" w:author="Muro Cosimo" w:date="2019-07-17T11:47:00Z">
        <w:r w:rsidRPr="0064240B">
          <w:rPr>
            <w:lang w:val="en-US"/>
            <w:rPrChange w:id="366" w:author="Muro Cosimo" w:date="2019-07-17T11:47:00Z">
              <w:rPr/>
            </w:rPrChange>
          </w:rPr>
          <w:t>EarShared-BE-SimManagement-Interfaces.ear</w:t>
        </w:r>
      </w:ins>
    </w:p>
    <w:p w14:paraId="3DBD5FF4" w14:textId="77777777" w:rsidR="0064240B" w:rsidRDefault="0064240B" w:rsidP="00AD5F82">
      <w:pPr>
        <w:numPr>
          <w:ilvl w:val="0"/>
          <w:numId w:val="48"/>
        </w:numPr>
        <w:rPr>
          <w:ins w:id="367" w:author="Muro Cosimo" w:date="2019-07-17T11:47:00Z"/>
        </w:rPr>
        <w:pPrChange w:id="368" w:author="Muro Cosimo" w:date="2019-07-17T11:47:00Z">
          <w:pPr/>
        </w:pPrChange>
      </w:pPr>
      <w:ins w:id="369" w:author="Muro Cosimo" w:date="2019-07-17T11:47:00Z">
        <w:r>
          <w:t>EarShared-BE-Tracing-Interfaces.ear</w:t>
        </w:r>
      </w:ins>
    </w:p>
    <w:p w14:paraId="2516F0EE" w14:textId="77777777" w:rsidR="0064240B" w:rsidRDefault="0064240B" w:rsidP="00AD5F82">
      <w:pPr>
        <w:numPr>
          <w:ilvl w:val="0"/>
          <w:numId w:val="48"/>
        </w:numPr>
        <w:rPr>
          <w:ins w:id="370" w:author="Muro Cosimo" w:date="2019-07-17T11:47:00Z"/>
        </w:rPr>
        <w:pPrChange w:id="371" w:author="Muro Cosimo" w:date="2019-07-17T11:47:00Z">
          <w:pPr/>
        </w:pPrChange>
      </w:pPr>
      <w:ins w:id="372" w:author="Muro Cosimo" w:date="2019-07-17T11:47:00Z">
        <w:r>
          <w:t>EarShared-ThirdPartiesLibsFE.ear</w:t>
        </w:r>
      </w:ins>
    </w:p>
    <w:p w14:paraId="7C259367" w14:textId="77777777" w:rsidR="00AD5F82" w:rsidDel="0064240B" w:rsidRDefault="00AD5F82" w:rsidP="0064240B">
      <w:pPr>
        <w:numPr>
          <w:ilvl w:val="0"/>
          <w:numId w:val="22"/>
        </w:numPr>
        <w:rPr>
          <w:del w:id="373" w:author="Muro Cosimo" w:date="2019-07-17T11:47:00Z"/>
        </w:rPr>
      </w:pPr>
      <w:del w:id="374" w:author="Muro Cosimo" w:date="2019-07-17T11:47:00Z">
        <w:r w:rsidRPr="00AD5F82" w:rsidDel="0064240B">
          <w:delText>Ea</w:delText>
        </w:r>
        <w:r w:rsidDel="0064240B">
          <w:delText>rShared-ThirdPartiesLibsFE.ear</w:delText>
        </w:r>
      </w:del>
    </w:p>
    <w:p w14:paraId="4894D86B" w14:textId="77777777" w:rsidR="00AD5F82" w:rsidDel="0064240B" w:rsidRDefault="00AD5F82" w:rsidP="00AD5F82">
      <w:pPr>
        <w:numPr>
          <w:ilvl w:val="0"/>
          <w:numId w:val="22"/>
        </w:numPr>
        <w:rPr>
          <w:del w:id="375" w:author="Muro Cosimo" w:date="2019-07-17T11:47:00Z"/>
        </w:rPr>
      </w:pPr>
      <w:del w:id="376" w:author="Muro Cosimo" w:date="2019-07-17T11:47:00Z">
        <w:r w:rsidDel="0064240B">
          <w:delText>EarShared-LEAN-BEInterfaces.ear</w:delText>
        </w:r>
      </w:del>
    </w:p>
    <w:p w14:paraId="113F6068" w14:textId="77777777" w:rsidR="00AD5F82" w:rsidDel="0064240B" w:rsidRDefault="00AD5F82" w:rsidP="00AD5F82">
      <w:pPr>
        <w:numPr>
          <w:ilvl w:val="0"/>
          <w:numId w:val="22"/>
        </w:numPr>
        <w:rPr>
          <w:del w:id="377" w:author="Muro Cosimo" w:date="2019-07-17T11:47:00Z"/>
        </w:rPr>
      </w:pPr>
      <w:del w:id="378" w:author="Muro Cosimo" w:date="2019-07-17T11:47:00Z">
        <w:r w:rsidDel="0064240B">
          <w:delText>EarShared-eSaW-Interfaces.ear</w:delText>
        </w:r>
      </w:del>
    </w:p>
    <w:p w14:paraId="47623FF6" w14:textId="77777777" w:rsidR="00AD5F82" w:rsidDel="0064240B" w:rsidRDefault="00AD5F82" w:rsidP="00AD5F82">
      <w:pPr>
        <w:numPr>
          <w:ilvl w:val="0"/>
          <w:numId w:val="22"/>
        </w:numPr>
        <w:rPr>
          <w:del w:id="379" w:author="Muro Cosimo" w:date="2019-07-17T11:47:00Z"/>
        </w:rPr>
      </w:pPr>
      <w:del w:id="380" w:author="Muro Cosimo" w:date="2019-07-17T11:47:00Z">
        <w:r w:rsidDel="0064240B">
          <w:delText>EarShared-StrongDox-Interfaces.ear</w:delText>
        </w:r>
      </w:del>
    </w:p>
    <w:p w14:paraId="1F3C9377" w14:textId="77777777" w:rsidR="007F36D2" w:rsidDel="0064240B" w:rsidRDefault="007F36D2" w:rsidP="007F36D2">
      <w:pPr>
        <w:numPr>
          <w:ilvl w:val="0"/>
          <w:numId w:val="22"/>
        </w:numPr>
        <w:rPr>
          <w:del w:id="381" w:author="Muro Cosimo" w:date="2019-07-17T11:47:00Z"/>
        </w:rPr>
      </w:pPr>
      <w:del w:id="382" w:author="Muro Cosimo" w:date="2019-07-17T11:47:00Z">
        <w:r w:rsidRPr="007F36D2" w:rsidDel="0064240B">
          <w:delText>EarShared-InfoCert-Interfaces</w:delText>
        </w:r>
        <w:r w:rsidDel="0064240B">
          <w:delText>.ear</w:delText>
        </w:r>
      </w:del>
    </w:p>
    <w:p w14:paraId="71F20090" w14:textId="77777777" w:rsidR="007A6597" w:rsidRDefault="007A6597" w:rsidP="00AD5F82"/>
    <w:p w14:paraId="6C0C8753" w14:textId="77777777" w:rsidR="00AD5F82" w:rsidRDefault="007A6597" w:rsidP="00AD5F82">
      <w:r>
        <w:t>Le librerie vanno targettate sia sul cluster che sull’admin.</w:t>
      </w:r>
    </w:p>
    <w:p w14:paraId="37B07476" w14:textId="77777777" w:rsidR="007A6597" w:rsidRDefault="007A6597" w:rsidP="00AD5F82"/>
    <w:p w14:paraId="0770AFB5" w14:textId="77777777" w:rsidR="00AD5F82" w:rsidRDefault="00AD5F82" w:rsidP="00AD5F82">
      <w:r>
        <w:t>È inoltre necessario installare come applicazione il seguente ear:</w:t>
      </w:r>
    </w:p>
    <w:p w14:paraId="09116842" w14:textId="77777777" w:rsidR="0064240B" w:rsidRDefault="0064240B" w:rsidP="005268EA">
      <w:pPr>
        <w:numPr>
          <w:ilvl w:val="0"/>
          <w:numId w:val="47"/>
        </w:numPr>
        <w:rPr>
          <w:ins w:id="383" w:author="Muro Cosimo" w:date="2019-07-17T11:45:00Z"/>
          <w:lang w:val="en-US"/>
        </w:rPr>
        <w:pPrChange w:id="384" w:author="Muro Cosimo" w:date="2019-07-17T11:45:00Z">
          <w:pPr/>
        </w:pPrChange>
      </w:pPr>
      <w:ins w:id="385" w:author="Muro Cosimo" w:date="2019-07-17T11:45:00Z">
        <w:r w:rsidRPr="0064240B">
          <w:rPr>
            <w:lang w:val="en-US"/>
            <w:rPrChange w:id="386" w:author="Muro Cosimo" w:date="2019-07-17T11:45:00Z">
              <w:rPr/>
            </w:rPrChange>
          </w:rPr>
          <w:t>LeanFE-CustomerCare.EAR</w:t>
        </w:r>
      </w:ins>
    </w:p>
    <w:p w14:paraId="7BD9539C" w14:textId="77777777" w:rsidR="0064240B" w:rsidRDefault="0064240B" w:rsidP="00AD5F82">
      <w:pPr>
        <w:numPr>
          <w:ilvl w:val="0"/>
          <w:numId w:val="47"/>
        </w:numPr>
        <w:rPr>
          <w:ins w:id="387" w:author="Muro Cosimo" w:date="2019-07-17T11:46:00Z"/>
          <w:lang w:val="en-US"/>
        </w:rPr>
        <w:pPrChange w:id="388" w:author="Muro Cosimo" w:date="2019-07-17T11:46:00Z">
          <w:pPr/>
        </w:pPrChange>
      </w:pPr>
      <w:ins w:id="389" w:author="Muro Cosimo" w:date="2019-07-17T11:45:00Z">
        <w:r w:rsidRPr="0064240B">
          <w:rPr>
            <w:lang w:val="en-US"/>
            <w:rPrChange w:id="390" w:author="Muro Cosimo" w:date="2019-07-17T11:45:00Z">
              <w:rPr/>
            </w:rPrChange>
          </w:rPr>
          <w:t>LeanFE-Dealer.EAR</w:t>
        </w:r>
      </w:ins>
    </w:p>
    <w:p w14:paraId="5B698B3F" w14:textId="77777777" w:rsidR="0064240B" w:rsidRPr="0064240B" w:rsidRDefault="0064240B" w:rsidP="00AD5F82">
      <w:pPr>
        <w:numPr>
          <w:ilvl w:val="0"/>
          <w:numId w:val="47"/>
        </w:numPr>
        <w:rPr>
          <w:ins w:id="391" w:author="Muro Cosimo" w:date="2019-07-17T11:46:00Z"/>
          <w:lang w:val="en-US"/>
          <w:rPrChange w:id="392" w:author="Muro Cosimo" w:date="2019-07-17T11:46:00Z">
            <w:rPr>
              <w:ins w:id="393" w:author="Muro Cosimo" w:date="2019-07-17T11:46:00Z"/>
              <w:lang w:val="en-US"/>
            </w:rPr>
          </w:rPrChange>
        </w:rPr>
        <w:pPrChange w:id="394" w:author="Muro Cosimo" w:date="2019-07-17T11:46:00Z">
          <w:pPr/>
        </w:pPrChange>
      </w:pPr>
      <w:ins w:id="395" w:author="Muro Cosimo" w:date="2019-07-17T11:45:00Z">
        <w:r w:rsidRPr="0064240B">
          <w:rPr>
            <w:lang w:val="en-US"/>
            <w:rPrChange w:id="396" w:author="Muro Cosimo" w:date="2019-07-17T11:46:00Z">
              <w:rPr/>
            </w:rPrChange>
          </w:rPr>
          <w:t>LeanFE-EndUser.EAR</w:t>
        </w:r>
      </w:ins>
    </w:p>
    <w:p w14:paraId="7B0FC839" w14:textId="77777777" w:rsidR="0064240B" w:rsidRPr="00E76909" w:rsidRDefault="0064240B" w:rsidP="0064240B">
      <w:pPr>
        <w:numPr>
          <w:ilvl w:val="0"/>
          <w:numId w:val="47"/>
        </w:numPr>
        <w:rPr>
          <w:ins w:id="397" w:author="Muro Cosimo" w:date="2019-07-17T11:46:00Z"/>
          <w:lang w:val="en-US"/>
        </w:rPr>
      </w:pPr>
      <w:ins w:id="398" w:author="Muro Cosimo" w:date="2019-07-17T11:46:00Z">
        <w:r w:rsidRPr="00E76909">
          <w:rPr>
            <w:lang w:val="en-US"/>
          </w:rPr>
          <w:t>LeanFE-</w:t>
        </w:r>
        <w:r>
          <w:rPr>
            <w:lang w:val="en-US"/>
          </w:rPr>
          <w:t>Service.</w:t>
        </w:r>
        <w:r w:rsidRPr="00E76909">
          <w:rPr>
            <w:lang w:val="en-US"/>
          </w:rPr>
          <w:t>EAR</w:t>
        </w:r>
      </w:ins>
    </w:p>
    <w:p w14:paraId="278138D5" w14:textId="77777777" w:rsidR="0064240B" w:rsidRDefault="0064240B" w:rsidP="0064240B">
      <w:pPr>
        <w:rPr>
          <w:ins w:id="399" w:author="Muro Cosimo" w:date="2019-07-17T11:47:00Z"/>
        </w:rPr>
        <w:pPrChange w:id="400" w:author="Muro Cosimo" w:date="2019-07-17T11:47:00Z">
          <w:pPr>
            <w:numPr>
              <w:numId w:val="47"/>
            </w:numPr>
            <w:ind w:left="720" w:hanging="360"/>
          </w:pPr>
        </w:pPrChange>
      </w:pPr>
      <w:ins w:id="401" w:author="Muro Cosimo" w:date="2019-07-17T11:47:00Z">
        <w:r>
          <w:t>Le applicazioni vanno targettate solo sul cluster.</w:t>
        </w:r>
      </w:ins>
    </w:p>
    <w:p w14:paraId="236DFC40" w14:textId="77777777" w:rsidR="0064240B" w:rsidRPr="0064240B" w:rsidRDefault="0064240B" w:rsidP="00AD5F82">
      <w:pPr>
        <w:rPr>
          <w:ins w:id="402" w:author="Muro Cosimo" w:date="2019-07-17T11:46:00Z"/>
          <w:rPrChange w:id="403" w:author="Muro Cosimo" w:date="2019-07-17T11:47:00Z">
            <w:rPr>
              <w:ins w:id="404" w:author="Muro Cosimo" w:date="2019-07-17T11:46:00Z"/>
              <w:lang w:val="en-US"/>
            </w:rPr>
          </w:rPrChange>
        </w:rPr>
      </w:pPr>
    </w:p>
    <w:p w14:paraId="4D72F7EB" w14:textId="77777777" w:rsidR="00AD5F82" w:rsidRPr="0064240B" w:rsidDel="0064240B" w:rsidRDefault="00AD5F82" w:rsidP="005268EA">
      <w:pPr>
        <w:numPr>
          <w:ilvl w:val="0"/>
          <w:numId w:val="47"/>
        </w:numPr>
        <w:rPr>
          <w:del w:id="405" w:author="Muro Cosimo" w:date="2019-07-17T11:45:00Z"/>
          <w:lang w:val="en-US"/>
          <w:rPrChange w:id="406" w:author="Muro Cosimo" w:date="2019-07-17T11:45:00Z">
            <w:rPr>
              <w:del w:id="407" w:author="Muro Cosimo" w:date="2019-07-17T11:45:00Z"/>
            </w:rPr>
          </w:rPrChange>
        </w:rPr>
        <w:pPrChange w:id="408" w:author="Muro Cosimo" w:date="2019-07-17T11:45:00Z">
          <w:pPr>
            <w:numPr>
              <w:numId w:val="23"/>
            </w:numPr>
            <w:ind w:left="720" w:hanging="360"/>
          </w:pPr>
        </w:pPrChange>
      </w:pPr>
      <w:del w:id="409" w:author="Muro Cosimo" w:date="2019-07-17T11:45:00Z">
        <w:r w:rsidRPr="0064240B" w:rsidDel="0064240B">
          <w:rPr>
            <w:lang w:val="en-US"/>
            <w:rPrChange w:id="410" w:author="Muro Cosimo" w:date="2019-07-17T11:45:00Z">
              <w:rPr/>
            </w:rPrChange>
          </w:rPr>
          <w:delText>LeanFE.EAR.ear</w:delText>
        </w:r>
      </w:del>
    </w:p>
    <w:p w14:paraId="4E9DD5F3" w14:textId="77777777" w:rsidR="00AD5F82" w:rsidRPr="0064240B" w:rsidRDefault="00AD5F82" w:rsidP="00AD5F82">
      <w:pPr>
        <w:rPr>
          <w:lang w:val="en-US"/>
          <w:rPrChange w:id="411" w:author="Muro Cosimo" w:date="2019-07-17T11:45:00Z">
            <w:rPr/>
          </w:rPrChange>
        </w:rPr>
      </w:pPr>
    </w:p>
    <w:sectPr w:rsidR="00AD5F82" w:rsidRPr="0064240B">
      <w:headerReference w:type="default" r:id="rId52"/>
      <w:footerReference w:type="default" r:id="rId53"/>
      <w:headerReference w:type="first" r:id="rId54"/>
      <w:pgSz w:w="11906" w:h="16838" w:code="9"/>
      <w:pgMar w:top="1917" w:right="1247" w:bottom="1418" w:left="1276" w:header="425" w:footer="82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6" w:author="Recchia Marco" w:date="2018-07-20T16:03:00Z" w:initials="RM">
    <w:p w14:paraId="6BEEC68A" w14:textId="77777777" w:rsidR="00D40B35" w:rsidRDefault="00D40B35" w:rsidP="00D40B3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BEEC68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E760F6" w14:textId="77777777" w:rsidR="00E97828" w:rsidRDefault="00E97828">
      <w:r>
        <w:separator/>
      </w:r>
    </w:p>
  </w:endnote>
  <w:endnote w:type="continuationSeparator" w:id="0">
    <w:p w14:paraId="2CAFDD35" w14:textId="77777777" w:rsidR="00E97828" w:rsidRDefault="00E9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E7F602" w14:textId="179120AE" w:rsidR="00EE5D2B" w:rsidRPr="005825EA" w:rsidRDefault="002C5430" w:rsidP="005825EA">
    <w:pPr>
      <w:pStyle w:val="Footer"/>
      <w:pBdr>
        <w:top w:val="single" w:sz="4" w:space="1" w:color="737577"/>
      </w:pBdr>
      <w:spacing w:line="220" w:lineRule="exact"/>
      <w:jc w:val="right"/>
      <w:rPr>
        <w:rFonts w:cs="Arial"/>
        <w:color w:val="808080"/>
        <w:sz w:val="16"/>
        <w:szCs w:val="16"/>
      </w:rPr>
    </w:pPr>
    <w:r w:rsidRPr="005825EA">
      <w:rPr>
        <w:rFonts w:cs="Arial"/>
        <w:noProof/>
        <w:color w:val="808080"/>
        <w:sz w:val="16"/>
        <w:szCs w:val="16"/>
        <w:lang w:val="en-US" w:eastAsia="en-US"/>
      </w:rPr>
      <w:drawing>
        <wp:anchor distT="0" distB="0" distL="114300" distR="114300" simplePos="0" relativeHeight="251658752" behindDoc="0" locked="0" layoutInCell="1" allowOverlap="1" wp14:anchorId="18E10169" wp14:editId="1B93FE57">
          <wp:simplePos x="0" y="0"/>
          <wp:positionH relativeFrom="column">
            <wp:posOffset>0</wp:posOffset>
          </wp:positionH>
          <wp:positionV relativeFrom="paragraph">
            <wp:posOffset>58420</wp:posOffset>
          </wp:positionV>
          <wp:extent cx="1057910" cy="114300"/>
          <wp:effectExtent l="0" t="0" r="0" b="0"/>
          <wp:wrapNone/>
          <wp:docPr id="29" name="Immagine 11" descr="Descrizione: logo_segue_topd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1" descr="Descrizione: logo_segue_topdx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910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5D2B" w:rsidRPr="005825EA">
      <w:rPr>
        <w:rStyle w:val="PageNumber"/>
        <w:rFonts w:cs="Arial"/>
        <w:color w:val="808080"/>
        <w:sz w:val="16"/>
        <w:szCs w:val="16"/>
      </w:rPr>
      <w:fldChar w:fldCharType="begin"/>
    </w:r>
    <w:r w:rsidR="00EE5D2B" w:rsidRPr="005825EA">
      <w:rPr>
        <w:rStyle w:val="PageNumber"/>
        <w:rFonts w:cs="Arial"/>
        <w:color w:val="808080"/>
        <w:sz w:val="16"/>
        <w:szCs w:val="16"/>
      </w:rPr>
      <w:instrText xml:space="preserve"> PAGE </w:instrText>
    </w:r>
    <w:r w:rsidR="00EE5D2B" w:rsidRPr="005825EA">
      <w:rPr>
        <w:rStyle w:val="PageNumber"/>
        <w:rFonts w:cs="Arial"/>
        <w:color w:val="808080"/>
        <w:sz w:val="16"/>
        <w:szCs w:val="16"/>
      </w:rPr>
      <w:fldChar w:fldCharType="separate"/>
    </w:r>
    <w:r>
      <w:rPr>
        <w:rStyle w:val="PageNumber"/>
        <w:rFonts w:cs="Arial"/>
        <w:noProof/>
        <w:color w:val="808080"/>
        <w:sz w:val="16"/>
        <w:szCs w:val="16"/>
      </w:rPr>
      <w:t>21</w:t>
    </w:r>
    <w:r w:rsidR="00EE5D2B" w:rsidRPr="005825EA">
      <w:rPr>
        <w:rStyle w:val="PageNumber"/>
        <w:rFonts w:cs="Arial"/>
        <w:color w:val="808080"/>
        <w:sz w:val="16"/>
        <w:szCs w:val="16"/>
      </w:rPr>
      <w:fldChar w:fldCharType="end"/>
    </w:r>
    <w:r w:rsidR="00EE5D2B" w:rsidRPr="005825EA">
      <w:rPr>
        <w:rStyle w:val="PageNumber"/>
        <w:rFonts w:cs="Arial"/>
        <w:color w:val="808080"/>
        <w:sz w:val="16"/>
        <w:szCs w:val="16"/>
      </w:rPr>
      <w:t>/</w:t>
    </w:r>
    <w:r w:rsidR="00EE5D2B" w:rsidRPr="005825EA">
      <w:rPr>
        <w:rStyle w:val="PageNumber"/>
        <w:rFonts w:cs="Arial"/>
        <w:color w:val="808080"/>
        <w:sz w:val="16"/>
        <w:szCs w:val="16"/>
      </w:rPr>
      <w:fldChar w:fldCharType="begin"/>
    </w:r>
    <w:r w:rsidR="00EE5D2B" w:rsidRPr="005825EA">
      <w:rPr>
        <w:rStyle w:val="PageNumber"/>
        <w:rFonts w:cs="Arial"/>
        <w:color w:val="808080"/>
        <w:sz w:val="16"/>
        <w:szCs w:val="16"/>
      </w:rPr>
      <w:instrText xml:space="preserve"> NUMPAGES </w:instrText>
    </w:r>
    <w:r w:rsidR="00EE5D2B" w:rsidRPr="005825EA">
      <w:rPr>
        <w:rStyle w:val="PageNumber"/>
        <w:rFonts w:cs="Arial"/>
        <w:color w:val="808080"/>
        <w:sz w:val="16"/>
        <w:szCs w:val="16"/>
      </w:rPr>
      <w:fldChar w:fldCharType="separate"/>
    </w:r>
    <w:r>
      <w:rPr>
        <w:rStyle w:val="PageNumber"/>
        <w:rFonts w:cs="Arial"/>
        <w:noProof/>
        <w:color w:val="808080"/>
        <w:sz w:val="16"/>
        <w:szCs w:val="16"/>
      </w:rPr>
      <w:t>26</w:t>
    </w:r>
    <w:r w:rsidR="00EE5D2B" w:rsidRPr="005825EA">
      <w:rPr>
        <w:rStyle w:val="PageNumber"/>
        <w:rFonts w:cs="Arial"/>
        <w:color w:val="80808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6A9758" w14:textId="77777777" w:rsidR="00E97828" w:rsidRDefault="00E97828">
      <w:r>
        <w:separator/>
      </w:r>
    </w:p>
  </w:footnote>
  <w:footnote w:type="continuationSeparator" w:id="0">
    <w:p w14:paraId="4F4FFAD6" w14:textId="77777777" w:rsidR="00E97828" w:rsidRDefault="00E97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60" w:type="dxa"/>
      <w:tblInd w:w="70" w:type="dxa"/>
      <w:tblBorders>
        <w:bottom w:val="single" w:sz="4" w:space="0" w:color="003366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855"/>
      <w:gridCol w:w="285"/>
      <w:gridCol w:w="5220"/>
    </w:tblGrid>
    <w:tr w:rsidR="00EE5D2B" w14:paraId="119A02C7" w14:textId="77777777" w:rsidTr="00A860E7">
      <w:tblPrEx>
        <w:tblCellMar>
          <w:top w:w="0" w:type="dxa"/>
          <w:bottom w:w="0" w:type="dxa"/>
        </w:tblCellMar>
      </w:tblPrEx>
      <w:trPr>
        <w:cantSplit/>
      </w:trPr>
      <w:tc>
        <w:tcPr>
          <w:tcW w:w="9360" w:type="dxa"/>
          <w:gridSpan w:val="3"/>
          <w:tcBorders>
            <w:bottom w:val="nil"/>
          </w:tcBorders>
        </w:tcPr>
        <w:p w14:paraId="3A188087" w14:textId="77777777" w:rsidR="00EE5D2B" w:rsidRDefault="00EE5D2B">
          <w:pPr>
            <w:pStyle w:val="Header"/>
            <w:tabs>
              <w:tab w:val="left" w:pos="2520"/>
            </w:tabs>
            <w:spacing w:before="120"/>
            <w:rPr>
              <w:rFonts w:ascii="Verdana" w:hAnsi="Verdana"/>
              <w:sz w:val="16"/>
            </w:rPr>
          </w:pPr>
          <w:r>
            <w:rPr>
              <w:rFonts w:ascii="Verdana" w:hAnsi="Verdana"/>
              <w:sz w:val="16"/>
            </w:rPr>
            <w:tab/>
          </w:r>
        </w:p>
        <w:p w14:paraId="59078C30" w14:textId="77777777" w:rsidR="00EE5D2B" w:rsidRDefault="00EE5D2B">
          <w:pPr>
            <w:pStyle w:val="Header"/>
            <w:spacing w:before="120"/>
            <w:ind w:right="1064"/>
            <w:jc w:val="right"/>
            <w:rPr>
              <w:rFonts w:ascii="Verdana" w:hAnsi="Verdana"/>
              <w:sz w:val="16"/>
            </w:rPr>
          </w:pPr>
        </w:p>
      </w:tc>
    </w:tr>
    <w:tr w:rsidR="00EE5D2B" w:rsidRPr="00A3079A" w14:paraId="1FFC7116" w14:textId="77777777" w:rsidTr="00A860E7">
      <w:tblPrEx>
        <w:tblCellMar>
          <w:top w:w="0" w:type="dxa"/>
          <w:bottom w:w="0" w:type="dxa"/>
        </w:tblCellMar>
      </w:tblPrEx>
      <w:trPr>
        <w:cantSplit/>
        <w:trHeight w:val="274"/>
      </w:trPr>
      <w:tc>
        <w:tcPr>
          <w:tcW w:w="3855" w:type="dxa"/>
          <w:tcBorders>
            <w:bottom w:val="single" w:sz="4" w:space="0" w:color="737577"/>
          </w:tcBorders>
        </w:tcPr>
        <w:p w14:paraId="5C695100" w14:textId="77777777" w:rsidR="00EE5D2B" w:rsidRPr="00A3079A" w:rsidRDefault="00EE5D2B">
          <w:pPr>
            <w:pStyle w:val="Header"/>
            <w:spacing w:line="240" w:lineRule="exact"/>
            <w:ind w:left="-70" w:hanging="2"/>
            <w:rPr>
              <w:rFonts w:cs="Arial"/>
              <w:color w:val="808080"/>
              <w:sz w:val="16"/>
            </w:rPr>
          </w:pPr>
          <w:r>
            <w:rPr>
              <w:rFonts w:cs="Arial"/>
              <w:color w:val="808080"/>
              <w:sz w:val="16"/>
            </w:rPr>
            <w:t>Version</w:t>
          </w:r>
          <w:r w:rsidRPr="00532CC9">
            <w:rPr>
              <w:rFonts w:cs="Arial"/>
              <w:color w:val="808080"/>
              <w:sz w:val="16"/>
            </w:rPr>
            <w:t>:</w:t>
          </w:r>
          <w:r>
            <w:rPr>
              <w:rFonts w:cs="Arial"/>
              <w:color w:val="808080"/>
              <w:sz w:val="16"/>
            </w:rPr>
            <w:t xml:space="preserve"> </w:t>
          </w:r>
          <w:r w:rsidRPr="00532CC9">
            <w:rPr>
              <w:rFonts w:cs="Arial"/>
              <w:color w:val="808080"/>
              <w:sz w:val="16"/>
            </w:rPr>
            <w:fldChar w:fldCharType="begin"/>
          </w:r>
          <w:r w:rsidRPr="00532CC9">
            <w:rPr>
              <w:rFonts w:cs="Arial"/>
              <w:color w:val="808080"/>
              <w:sz w:val="16"/>
            </w:rPr>
            <w:instrText xml:space="preserve"> DOCPROPERTY  Keywords  \* MERGEFORMAT </w:instrText>
          </w:r>
          <w:r w:rsidRPr="00532CC9">
            <w:rPr>
              <w:rFonts w:cs="Arial"/>
              <w:color w:val="808080"/>
              <w:sz w:val="16"/>
            </w:rPr>
            <w:fldChar w:fldCharType="separate"/>
          </w:r>
          <w:r>
            <w:rPr>
              <w:rFonts w:cs="Arial"/>
              <w:color w:val="808080"/>
              <w:sz w:val="16"/>
            </w:rPr>
            <w:t>1.0.0</w:t>
          </w:r>
          <w:r w:rsidRPr="00532CC9">
            <w:rPr>
              <w:rFonts w:cs="Arial"/>
              <w:color w:val="808080"/>
              <w:sz w:val="16"/>
            </w:rPr>
            <w:fldChar w:fldCharType="end"/>
          </w:r>
        </w:p>
      </w:tc>
      <w:tc>
        <w:tcPr>
          <w:tcW w:w="285" w:type="dxa"/>
          <w:tcBorders>
            <w:bottom w:val="single" w:sz="4" w:space="0" w:color="737577"/>
          </w:tcBorders>
        </w:tcPr>
        <w:p w14:paraId="4F555C7E" w14:textId="77777777" w:rsidR="00EE5D2B" w:rsidRPr="00A3079A" w:rsidRDefault="00EE5D2B">
          <w:pPr>
            <w:pStyle w:val="Header"/>
            <w:spacing w:line="240" w:lineRule="exact"/>
            <w:ind w:left="72" w:hanging="2"/>
            <w:jc w:val="right"/>
            <w:rPr>
              <w:rFonts w:cs="Arial"/>
              <w:sz w:val="16"/>
            </w:rPr>
          </w:pPr>
        </w:p>
      </w:tc>
      <w:tc>
        <w:tcPr>
          <w:tcW w:w="5220" w:type="dxa"/>
          <w:tcBorders>
            <w:bottom w:val="single" w:sz="4" w:space="0" w:color="737577"/>
          </w:tcBorders>
        </w:tcPr>
        <w:p w14:paraId="18CA3268" w14:textId="77777777" w:rsidR="00EE5D2B" w:rsidRPr="00A3079A" w:rsidRDefault="00EE5D2B" w:rsidP="00885387">
          <w:pPr>
            <w:pStyle w:val="Header"/>
            <w:tabs>
              <w:tab w:val="clear" w:pos="4819"/>
              <w:tab w:val="clear" w:pos="9638"/>
            </w:tabs>
            <w:spacing w:line="240" w:lineRule="exact"/>
            <w:ind w:right="80"/>
            <w:jc w:val="right"/>
            <w:rPr>
              <w:rFonts w:cs="Arial"/>
              <w:color w:val="808080"/>
              <w:sz w:val="16"/>
            </w:rPr>
          </w:pPr>
          <w:bookmarkStart w:id="412" w:name="_Toc481587478"/>
          <w:r>
            <w:rPr>
              <w:rFonts w:cs="Arial"/>
              <w:color w:val="808080"/>
              <w:sz w:val="16"/>
            </w:rPr>
            <w:t>TG24 Responsive Installation Manual</w:t>
          </w:r>
        </w:p>
      </w:tc>
    </w:tr>
    <w:bookmarkEnd w:id="412"/>
  </w:tbl>
  <w:p w14:paraId="328B2066" w14:textId="77777777" w:rsidR="00EE5D2B" w:rsidRDefault="00EE5D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FD8CD2" w14:textId="77777777" w:rsidR="00EE5D2B" w:rsidRDefault="00EE5D2B"/>
  <w:p w14:paraId="71102535" w14:textId="77777777" w:rsidR="00EE5D2B" w:rsidRDefault="00EE5D2B"/>
  <w:p w14:paraId="1370690E" w14:textId="77777777" w:rsidR="00EE5D2B" w:rsidRDefault="00EE5D2B"/>
  <w:p w14:paraId="5A7AE8DE" w14:textId="77777777" w:rsidR="00EE5D2B" w:rsidRDefault="00EE5D2B"/>
  <w:p w14:paraId="384481FD" w14:textId="77777777" w:rsidR="00EE5D2B" w:rsidRDefault="00EE5D2B"/>
  <w:p w14:paraId="373B8B9F" w14:textId="77777777" w:rsidR="00EE5D2B" w:rsidRDefault="00EE5D2B"/>
  <w:p w14:paraId="02681BE5" w14:textId="77777777" w:rsidR="00EE5D2B" w:rsidRDefault="00EE5D2B"/>
  <w:p w14:paraId="6F02DE74" w14:textId="77777777" w:rsidR="00EE5D2B" w:rsidRDefault="00EE5D2B"/>
  <w:p w14:paraId="5C1D062C" w14:textId="77777777" w:rsidR="00EE5D2B" w:rsidRDefault="00EE5D2B"/>
  <w:p w14:paraId="6082A478" w14:textId="44E3D24A" w:rsidR="00EE5D2B" w:rsidRDefault="002C5430">
    <w:r>
      <w:rPr>
        <w:noProof/>
        <w:lang w:val="en-US" w:eastAsia="en-US"/>
      </w:rPr>
      <w:drawing>
        <wp:anchor distT="0" distB="0" distL="114300" distR="114300" simplePos="0" relativeHeight="251656704" behindDoc="0" locked="0" layoutInCell="1" allowOverlap="1" wp14:anchorId="0AFFDE88" wp14:editId="534CD067">
          <wp:simplePos x="0" y="0"/>
          <wp:positionH relativeFrom="column">
            <wp:posOffset>0</wp:posOffset>
          </wp:positionH>
          <wp:positionV relativeFrom="paragraph">
            <wp:posOffset>-995680</wp:posOffset>
          </wp:positionV>
          <wp:extent cx="2171700" cy="618490"/>
          <wp:effectExtent l="0" t="0" r="0" b="0"/>
          <wp:wrapNone/>
          <wp:docPr id="27" name="Picture 27" descr="logo_ridot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logo_ridot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1700" cy="618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EEC6B4F" w14:textId="77777777" w:rsidR="00EE5D2B" w:rsidRDefault="00EE5D2B"/>
  <w:p w14:paraId="1EDD75C4" w14:textId="77777777" w:rsidR="00EE5D2B" w:rsidRDefault="00EE5D2B"/>
  <w:p w14:paraId="30FB9F4B" w14:textId="19E5600B" w:rsidR="00EE5D2B" w:rsidRDefault="002C5430"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508C287" wp14:editId="6465366A">
              <wp:simplePos x="0" y="0"/>
              <wp:positionH relativeFrom="column">
                <wp:posOffset>0</wp:posOffset>
              </wp:positionH>
              <wp:positionV relativeFrom="paragraph">
                <wp:posOffset>127000</wp:posOffset>
              </wp:positionV>
              <wp:extent cx="2857500" cy="474980"/>
              <wp:effectExtent l="9525" t="12700" r="9525" b="17145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0" cy="474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969696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1B7496" w14:textId="77777777" w:rsidR="00EE5D2B" w:rsidRPr="00A15895" w:rsidRDefault="00EE5D2B" w:rsidP="00C26F33">
                          <w:pPr>
                            <w:spacing w:before="40" w:after="60" w:line="240" w:lineRule="auto"/>
                            <w:jc w:val="left"/>
                            <w:rPr>
                              <w:rFonts w:ascii="Arial Narrow" w:eastAsia="MS PGothic" w:hAnsi="Arial Narrow"/>
                              <w:b/>
                              <w:color w:val="999999"/>
                              <w:lang w:val="en-GB"/>
                            </w:rPr>
                          </w:pPr>
                          <w:r w:rsidRPr="00A15895">
                            <w:rPr>
                              <w:rFonts w:ascii="Arial Narrow" w:eastAsia="MS PGothic" w:hAnsi="Arial Narrow" w:hint="eastAsia"/>
                              <w:b/>
                              <w:color w:val="999999"/>
                              <w:lang w:val="en-GB"/>
                            </w:rPr>
                            <w:t xml:space="preserve">Information Type: </w:t>
                          </w:r>
                          <w:r>
                            <w:rPr>
                              <w:rFonts w:ascii="Arial Narrow" w:eastAsia="MS PGothic" w:hAnsi="Arial Narrow"/>
                              <w:b/>
                              <w:color w:val="999999"/>
                              <w:lang w:val="en-GB"/>
                            </w:rPr>
                            <w:t>DRAFT</w:t>
                          </w:r>
                        </w:p>
                        <w:p w14:paraId="1454532B" w14:textId="77777777" w:rsidR="00EE5D2B" w:rsidRPr="00A15895" w:rsidRDefault="00EE5D2B" w:rsidP="00C26F33">
                          <w:pPr>
                            <w:spacing w:after="60" w:line="240" w:lineRule="auto"/>
                            <w:jc w:val="left"/>
                            <w:rPr>
                              <w:rFonts w:ascii="Arial Narrow" w:eastAsia="MS PGothic" w:hAnsi="Arial Narrow"/>
                              <w:b/>
                              <w:color w:val="999999"/>
                              <w:lang w:val="en-GB"/>
                            </w:rPr>
                          </w:pPr>
                          <w:r w:rsidRPr="00A15895">
                            <w:rPr>
                              <w:rFonts w:ascii="Arial Narrow" w:eastAsia="MS PGothic" w:hAnsi="Arial Narrow"/>
                              <w:b/>
                              <w:color w:val="999999"/>
                              <w:lang w:val="en-GB"/>
                            </w:rPr>
                            <w:t>Company Name: NTT DATA Italia</w:t>
                          </w:r>
                        </w:p>
                      </w:txbxContent>
                    </wps:txbx>
                    <wps:bodyPr rot="0" vert="horz" wrap="square" lIns="74295" tIns="16200" rIns="74295" bIns="9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8C28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left:0;text-align:left;margin-left:0;margin-top:10pt;width:225pt;height:37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" strokecolor="#969696" strokeweight="1.5pt">
              <v:textbox inset="5.85pt,.45mm,5.85pt,.25mm">
                <w:txbxContent>
                  <w:p w14:paraId="0C1B7496" w14:textId="77777777" w:rsidR="00EE5D2B" w:rsidRPr="00A15895" w:rsidRDefault="00EE5D2B" w:rsidP="00C26F33">
                    <w:pPr>
                      <w:spacing w:before="40" w:after="60" w:line="240" w:lineRule="auto"/>
                      <w:jc w:val="left"/>
                      <w:rPr>
                        <w:rFonts w:ascii="Arial Narrow" w:eastAsia="MS PGothic" w:hAnsi="Arial Narrow"/>
                        <w:b/>
                        <w:color w:val="999999"/>
                        <w:lang w:val="en-GB"/>
                      </w:rPr>
                    </w:pPr>
                    <w:r w:rsidRPr="00A15895">
                      <w:rPr>
                        <w:rFonts w:ascii="Arial Narrow" w:eastAsia="MS PGothic" w:hAnsi="Arial Narrow" w:hint="eastAsia"/>
                        <w:b/>
                        <w:color w:val="999999"/>
                        <w:lang w:val="en-GB"/>
                      </w:rPr>
                      <w:t xml:space="preserve">Information Type: </w:t>
                    </w:r>
                    <w:r>
                      <w:rPr>
                        <w:rFonts w:ascii="Arial Narrow" w:eastAsia="MS PGothic" w:hAnsi="Arial Narrow"/>
                        <w:b/>
                        <w:color w:val="999999"/>
                        <w:lang w:val="en-GB"/>
                      </w:rPr>
                      <w:t>DRAFT</w:t>
                    </w:r>
                  </w:p>
                  <w:p w14:paraId="1454532B" w14:textId="77777777" w:rsidR="00EE5D2B" w:rsidRPr="00A15895" w:rsidRDefault="00EE5D2B" w:rsidP="00C26F33">
                    <w:pPr>
                      <w:spacing w:after="60" w:line="240" w:lineRule="auto"/>
                      <w:jc w:val="left"/>
                      <w:rPr>
                        <w:rFonts w:ascii="Arial Narrow" w:eastAsia="MS PGothic" w:hAnsi="Arial Narrow"/>
                        <w:b/>
                        <w:color w:val="999999"/>
                        <w:lang w:val="en-GB"/>
                      </w:rPr>
                    </w:pPr>
                    <w:r w:rsidRPr="00A15895">
                      <w:rPr>
                        <w:rFonts w:ascii="Arial Narrow" w:eastAsia="MS PGothic" w:hAnsi="Arial Narrow"/>
                        <w:b/>
                        <w:color w:val="999999"/>
                        <w:lang w:val="en-GB"/>
                      </w:rPr>
                      <w:t>Company Name: NTT DATA Italia</w:t>
                    </w:r>
                  </w:p>
                </w:txbxContent>
              </v:textbox>
            </v:shape>
          </w:pict>
        </mc:Fallback>
      </mc:AlternateContent>
    </w:r>
  </w:p>
  <w:p w14:paraId="401AD7D6" w14:textId="77777777" w:rsidR="00EE5D2B" w:rsidRDefault="00EE5D2B"/>
  <w:p w14:paraId="60D7138B" w14:textId="77777777" w:rsidR="00EE5D2B" w:rsidRDefault="00EE5D2B"/>
  <w:p w14:paraId="36159D6E" w14:textId="77777777" w:rsidR="00EE5D2B" w:rsidRDefault="00EE5D2B"/>
  <w:p w14:paraId="764547F2" w14:textId="77777777" w:rsidR="00EE5D2B" w:rsidRDefault="00EE5D2B"/>
  <w:p w14:paraId="5AE5F796" w14:textId="77777777" w:rsidR="00EE5D2B" w:rsidRDefault="00EE5D2B">
    <w:pPr>
      <w:pStyle w:val="Header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B129324"/>
    <w:lvl w:ilvl="0">
      <w:start w:val="1"/>
      <w:numFmt w:val="bullet"/>
      <w:pStyle w:val="Corp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2F0206"/>
    <w:multiLevelType w:val="hybridMultilevel"/>
    <w:tmpl w:val="9A403286"/>
    <w:lvl w:ilvl="0" w:tplc="F20C6658">
      <w:start w:val="3"/>
      <w:numFmt w:val="bullet"/>
      <w:lvlText w:val="-"/>
      <w:lvlJc w:val="left"/>
      <w:pPr>
        <w:ind w:left="996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" w15:restartNumberingAfterBreak="0">
    <w:nsid w:val="023722F0"/>
    <w:multiLevelType w:val="hybridMultilevel"/>
    <w:tmpl w:val="4770EC1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2F17A41"/>
    <w:multiLevelType w:val="hybridMultilevel"/>
    <w:tmpl w:val="7E68DB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F6CF9"/>
    <w:multiLevelType w:val="hybridMultilevel"/>
    <w:tmpl w:val="B9825B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B15265"/>
    <w:multiLevelType w:val="hybridMultilevel"/>
    <w:tmpl w:val="966A08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5273C"/>
    <w:multiLevelType w:val="hybridMultilevel"/>
    <w:tmpl w:val="DDC8EE2C"/>
    <w:lvl w:ilvl="0" w:tplc="3E42C508">
      <w:start w:val="1"/>
      <w:numFmt w:val="bullet"/>
      <w:pStyle w:val="TAB2"/>
      <w:lvlText w:val="-"/>
      <w:lvlJc w:val="left"/>
      <w:pPr>
        <w:tabs>
          <w:tab w:val="num" w:pos="1854"/>
        </w:tabs>
        <w:ind w:left="1854" w:hanging="360"/>
      </w:pPr>
      <w:rPr>
        <w:rFonts w:hAnsi="Microsoft Sans Serif"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8A3C02"/>
    <w:multiLevelType w:val="hybridMultilevel"/>
    <w:tmpl w:val="7E68DB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45DD0"/>
    <w:multiLevelType w:val="hybridMultilevel"/>
    <w:tmpl w:val="7F2884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373CB"/>
    <w:multiLevelType w:val="hybridMultilevel"/>
    <w:tmpl w:val="1F9C24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90E6F"/>
    <w:multiLevelType w:val="hybridMultilevel"/>
    <w:tmpl w:val="8A7635BA"/>
    <w:lvl w:ilvl="0" w:tplc="E34684A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D0386"/>
    <w:multiLevelType w:val="hybridMultilevel"/>
    <w:tmpl w:val="3F9CAEDE"/>
    <w:lvl w:ilvl="0" w:tplc="75325C1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03D87"/>
    <w:multiLevelType w:val="hybridMultilevel"/>
    <w:tmpl w:val="6E0667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A0C77"/>
    <w:multiLevelType w:val="hybridMultilevel"/>
    <w:tmpl w:val="31A60A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2338"/>
    <w:multiLevelType w:val="hybridMultilevel"/>
    <w:tmpl w:val="66A0A99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FC6772"/>
    <w:multiLevelType w:val="hybridMultilevel"/>
    <w:tmpl w:val="DB7004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C25C8"/>
    <w:multiLevelType w:val="hybridMultilevel"/>
    <w:tmpl w:val="6C5096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A6D8E"/>
    <w:multiLevelType w:val="hybridMultilevel"/>
    <w:tmpl w:val="364A1E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FC1B43"/>
    <w:multiLevelType w:val="hybridMultilevel"/>
    <w:tmpl w:val="9056A6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644FE8"/>
    <w:multiLevelType w:val="hybridMultilevel"/>
    <w:tmpl w:val="CACEE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2C4CAF"/>
    <w:multiLevelType w:val="hybridMultilevel"/>
    <w:tmpl w:val="2D5204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42844"/>
    <w:multiLevelType w:val="hybridMultilevel"/>
    <w:tmpl w:val="09C883C8"/>
    <w:lvl w:ilvl="0" w:tplc="5A34DF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F22C69"/>
    <w:multiLevelType w:val="hybridMultilevel"/>
    <w:tmpl w:val="7A42D44A"/>
    <w:lvl w:ilvl="0" w:tplc="FD24FA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1E4207"/>
    <w:multiLevelType w:val="singleLevel"/>
    <w:tmpl w:val="B7968B82"/>
    <w:lvl w:ilvl="0">
      <w:start w:val="1"/>
      <w:numFmt w:val="bullet"/>
      <w:pStyle w:val="Pallinolivello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70C50EF"/>
    <w:multiLevelType w:val="hybridMultilevel"/>
    <w:tmpl w:val="32C067B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628E4"/>
    <w:multiLevelType w:val="hybridMultilevel"/>
    <w:tmpl w:val="91E69D00"/>
    <w:lvl w:ilvl="0" w:tplc="E34684A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1326DB"/>
    <w:multiLevelType w:val="hybridMultilevel"/>
    <w:tmpl w:val="29A02A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051344"/>
    <w:multiLevelType w:val="hybridMultilevel"/>
    <w:tmpl w:val="2C66B7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4540E1"/>
    <w:multiLevelType w:val="hybridMultilevel"/>
    <w:tmpl w:val="9EF804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C126B5"/>
    <w:multiLevelType w:val="hybridMultilevel"/>
    <w:tmpl w:val="4770EC1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7E1F8F"/>
    <w:multiLevelType w:val="hybridMultilevel"/>
    <w:tmpl w:val="A6A828A2"/>
    <w:lvl w:ilvl="0" w:tplc="296A2188">
      <w:start w:val="1"/>
      <w:numFmt w:val="bullet"/>
      <w:pStyle w:val="TAB3"/>
      <w:lvlText w:val="-"/>
      <w:lvlJc w:val="left"/>
      <w:pPr>
        <w:tabs>
          <w:tab w:val="num" w:pos="3215"/>
        </w:tabs>
        <w:ind w:left="3215" w:hanging="360"/>
      </w:pPr>
      <w:rPr>
        <w:rFonts w:hAnsi="Microsoft Sans Serif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tabs>
          <w:tab w:val="num" w:pos="2801"/>
        </w:tabs>
        <w:ind w:left="2801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521"/>
        </w:tabs>
        <w:ind w:left="35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4241"/>
        </w:tabs>
        <w:ind w:left="42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961"/>
        </w:tabs>
        <w:ind w:left="4961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681"/>
        </w:tabs>
        <w:ind w:left="56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401"/>
        </w:tabs>
        <w:ind w:left="64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7121"/>
        </w:tabs>
        <w:ind w:left="7121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841"/>
        </w:tabs>
        <w:ind w:left="7841" w:hanging="360"/>
      </w:pPr>
      <w:rPr>
        <w:rFonts w:ascii="Wingdings" w:hAnsi="Wingdings" w:hint="default"/>
      </w:rPr>
    </w:lvl>
  </w:abstractNum>
  <w:abstractNum w:abstractNumId="31" w15:restartNumberingAfterBreak="0">
    <w:nsid w:val="637B287A"/>
    <w:multiLevelType w:val="hybridMultilevel"/>
    <w:tmpl w:val="FD206550"/>
    <w:lvl w:ilvl="0" w:tplc="ECF62BD6">
      <w:start w:val="1"/>
      <w:numFmt w:val="decimal"/>
      <w:pStyle w:val="TAB1"/>
      <w:lvlText w:val="%1."/>
      <w:lvlJc w:val="left"/>
      <w:pPr>
        <w:tabs>
          <w:tab w:val="num" w:pos="1398"/>
        </w:tabs>
        <w:ind w:left="1398" w:hanging="360"/>
      </w:pPr>
      <w:rPr>
        <w:rFonts w:ascii="Arial" w:hAnsi="Arial" w:hint="default"/>
        <w:b w:val="0"/>
        <w:i w:val="0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8B349B"/>
    <w:multiLevelType w:val="hybridMultilevel"/>
    <w:tmpl w:val="B440AA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352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F45626DA">
      <w:start w:val="1"/>
      <w:numFmt w:val="bullet"/>
      <w:lvlText w:val="-"/>
      <w:lvlJc w:val="left"/>
      <w:pPr>
        <w:ind w:left="2880" w:hanging="360"/>
      </w:pPr>
      <w:rPr>
        <w:rFonts w:ascii="Arial" w:eastAsia="Times New Roman" w:hAnsi="Arial" w:cs="Arial"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A15359"/>
    <w:multiLevelType w:val="hybridMultilevel"/>
    <w:tmpl w:val="4C82A2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AA3A07"/>
    <w:multiLevelType w:val="multilevel"/>
    <w:tmpl w:val="436A8FF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34F7116"/>
    <w:multiLevelType w:val="multilevel"/>
    <w:tmpl w:val="DC7E81E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42A456E"/>
    <w:multiLevelType w:val="hybridMultilevel"/>
    <w:tmpl w:val="117046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4475FD"/>
    <w:multiLevelType w:val="hybridMultilevel"/>
    <w:tmpl w:val="7E68DB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4473F"/>
    <w:multiLevelType w:val="hybridMultilevel"/>
    <w:tmpl w:val="F35CC7A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187308"/>
    <w:multiLevelType w:val="hybridMultilevel"/>
    <w:tmpl w:val="A32E8310"/>
    <w:lvl w:ilvl="0" w:tplc="35EADC3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C06754"/>
    <w:multiLevelType w:val="hybridMultilevel"/>
    <w:tmpl w:val="CACEE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147E15"/>
    <w:multiLevelType w:val="multilevel"/>
    <w:tmpl w:val="AFAE3E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lowerLetter"/>
      <w:lvlText w:val="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5"/>
  </w:num>
  <w:num w:numId="2">
    <w:abstractNumId w:val="31"/>
  </w:num>
  <w:num w:numId="3">
    <w:abstractNumId w:val="6"/>
  </w:num>
  <w:num w:numId="4">
    <w:abstractNumId w:val="30"/>
  </w:num>
  <w:num w:numId="5">
    <w:abstractNumId w:val="23"/>
  </w:num>
  <w:num w:numId="6">
    <w:abstractNumId w:val="0"/>
  </w:num>
  <w:num w:numId="7">
    <w:abstractNumId w:val="34"/>
  </w:num>
  <w:num w:numId="8">
    <w:abstractNumId w:val="41"/>
  </w:num>
  <w:num w:numId="9">
    <w:abstractNumId w:val="26"/>
  </w:num>
  <w:num w:numId="10">
    <w:abstractNumId w:val="8"/>
  </w:num>
  <w:num w:numId="11">
    <w:abstractNumId w:val="22"/>
  </w:num>
  <w:num w:numId="12">
    <w:abstractNumId w:val="14"/>
  </w:num>
  <w:num w:numId="13">
    <w:abstractNumId w:val="27"/>
  </w:num>
  <w:num w:numId="14">
    <w:abstractNumId w:val="35"/>
  </w:num>
  <w:num w:numId="15">
    <w:abstractNumId w:val="12"/>
  </w:num>
  <w:num w:numId="16">
    <w:abstractNumId w:val="18"/>
  </w:num>
  <w:num w:numId="17">
    <w:abstractNumId w:val="11"/>
  </w:num>
  <w:num w:numId="18">
    <w:abstractNumId w:val="17"/>
  </w:num>
  <w:num w:numId="19">
    <w:abstractNumId w:val="36"/>
  </w:num>
  <w:num w:numId="20">
    <w:abstractNumId w:val="16"/>
  </w:num>
  <w:num w:numId="21">
    <w:abstractNumId w:val="15"/>
  </w:num>
  <w:num w:numId="22">
    <w:abstractNumId w:val="20"/>
  </w:num>
  <w:num w:numId="23">
    <w:abstractNumId w:val="28"/>
  </w:num>
  <w:num w:numId="24">
    <w:abstractNumId w:val="39"/>
  </w:num>
  <w:num w:numId="25">
    <w:abstractNumId w:val="32"/>
  </w:num>
  <w:num w:numId="26">
    <w:abstractNumId w:val="7"/>
  </w:num>
  <w:num w:numId="27">
    <w:abstractNumId w:val="19"/>
  </w:num>
  <w:num w:numId="28">
    <w:abstractNumId w:val="4"/>
  </w:num>
  <w:num w:numId="29">
    <w:abstractNumId w:val="37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40"/>
  </w:num>
  <w:num w:numId="33">
    <w:abstractNumId w:val="21"/>
  </w:num>
  <w:num w:numId="34">
    <w:abstractNumId w:val="5"/>
  </w:num>
  <w:num w:numId="35">
    <w:abstractNumId w:val="1"/>
  </w:num>
  <w:num w:numId="36">
    <w:abstractNumId w:val="10"/>
  </w:num>
  <w:num w:numId="37">
    <w:abstractNumId w:val="25"/>
  </w:num>
  <w:num w:numId="38">
    <w:abstractNumId w:val="35"/>
  </w:num>
  <w:num w:numId="39">
    <w:abstractNumId w:val="35"/>
  </w:num>
  <w:num w:numId="40">
    <w:abstractNumId w:val="35"/>
  </w:num>
  <w:num w:numId="41">
    <w:abstractNumId w:val="35"/>
  </w:num>
  <w:num w:numId="42">
    <w:abstractNumId w:val="3"/>
  </w:num>
  <w:num w:numId="43">
    <w:abstractNumId w:val="33"/>
  </w:num>
  <w:num w:numId="44">
    <w:abstractNumId w:val="38"/>
  </w:num>
  <w:num w:numId="45">
    <w:abstractNumId w:val="2"/>
  </w:num>
  <w:num w:numId="46">
    <w:abstractNumId w:val="29"/>
  </w:num>
  <w:num w:numId="47">
    <w:abstractNumId w:val="9"/>
  </w:num>
  <w:num w:numId="48">
    <w:abstractNumId w:val="24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uo Ouwei">
    <w15:presenceInfo w15:providerId="None" w15:userId="Guo Ouwe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hyphenationZone w:val="283"/>
  <w:noPunctuationKerning/>
  <w:characterSpacingControl w:val="doNotCompress"/>
  <w:hdrShapeDefaults>
    <o:shapedefaults v:ext="edit" spidmax="2049">
      <o:colormru v:ext="edit" colors="#06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56E"/>
    <w:rsid w:val="0000201B"/>
    <w:rsid w:val="00002D0C"/>
    <w:rsid w:val="000063AC"/>
    <w:rsid w:val="0001175D"/>
    <w:rsid w:val="00012A81"/>
    <w:rsid w:val="00013992"/>
    <w:rsid w:val="00015E15"/>
    <w:rsid w:val="00032428"/>
    <w:rsid w:val="00037E7C"/>
    <w:rsid w:val="00041988"/>
    <w:rsid w:val="000450B5"/>
    <w:rsid w:val="000545E6"/>
    <w:rsid w:val="000612CD"/>
    <w:rsid w:val="00065D46"/>
    <w:rsid w:val="00076E21"/>
    <w:rsid w:val="000817AB"/>
    <w:rsid w:val="00081C80"/>
    <w:rsid w:val="00081C8A"/>
    <w:rsid w:val="00085F23"/>
    <w:rsid w:val="0009045F"/>
    <w:rsid w:val="000A0D79"/>
    <w:rsid w:val="000A2A2C"/>
    <w:rsid w:val="000B57FE"/>
    <w:rsid w:val="000C2DB7"/>
    <w:rsid w:val="000D75F5"/>
    <w:rsid w:val="000E0D78"/>
    <w:rsid w:val="000E40E5"/>
    <w:rsid w:val="000E50C7"/>
    <w:rsid w:val="000F0084"/>
    <w:rsid w:val="000F01B6"/>
    <w:rsid w:val="0010070B"/>
    <w:rsid w:val="00100C71"/>
    <w:rsid w:val="00105B85"/>
    <w:rsid w:val="00110133"/>
    <w:rsid w:val="00120F62"/>
    <w:rsid w:val="00130D55"/>
    <w:rsid w:val="001339CF"/>
    <w:rsid w:val="00141BE2"/>
    <w:rsid w:val="00141CB4"/>
    <w:rsid w:val="00164D5F"/>
    <w:rsid w:val="00166A47"/>
    <w:rsid w:val="001847F7"/>
    <w:rsid w:val="00187AA2"/>
    <w:rsid w:val="001941B0"/>
    <w:rsid w:val="001955E7"/>
    <w:rsid w:val="00197EEC"/>
    <w:rsid w:val="001A5B6B"/>
    <w:rsid w:val="001B3209"/>
    <w:rsid w:val="001C4D59"/>
    <w:rsid w:val="001D3499"/>
    <w:rsid w:val="001D7AFD"/>
    <w:rsid w:val="001D7C6D"/>
    <w:rsid w:val="001E0965"/>
    <w:rsid w:val="001E10F2"/>
    <w:rsid w:val="001E1597"/>
    <w:rsid w:val="001F222C"/>
    <w:rsid w:val="001F4E0F"/>
    <w:rsid w:val="002013A3"/>
    <w:rsid w:val="00202476"/>
    <w:rsid w:val="0021081E"/>
    <w:rsid w:val="002141D8"/>
    <w:rsid w:val="002146C0"/>
    <w:rsid w:val="002169BB"/>
    <w:rsid w:val="002204F3"/>
    <w:rsid w:val="002278F9"/>
    <w:rsid w:val="00233931"/>
    <w:rsid w:val="00236716"/>
    <w:rsid w:val="0024292E"/>
    <w:rsid w:val="00243614"/>
    <w:rsid w:val="00243FE1"/>
    <w:rsid w:val="00257109"/>
    <w:rsid w:val="00263CBB"/>
    <w:rsid w:val="0026634E"/>
    <w:rsid w:val="00267E94"/>
    <w:rsid w:val="00291CD4"/>
    <w:rsid w:val="00293A2D"/>
    <w:rsid w:val="00296FB1"/>
    <w:rsid w:val="002A1506"/>
    <w:rsid w:val="002A598D"/>
    <w:rsid w:val="002A5F73"/>
    <w:rsid w:val="002A7F76"/>
    <w:rsid w:val="002B08C5"/>
    <w:rsid w:val="002B4EBA"/>
    <w:rsid w:val="002C38EE"/>
    <w:rsid w:val="002C5430"/>
    <w:rsid w:val="002C74DC"/>
    <w:rsid w:val="002D0168"/>
    <w:rsid w:val="002E1A31"/>
    <w:rsid w:val="002E783C"/>
    <w:rsid w:val="002F696B"/>
    <w:rsid w:val="003102AF"/>
    <w:rsid w:val="00327A70"/>
    <w:rsid w:val="00330469"/>
    <w:rsid w:val="0033237E"/>
    <w:rsid w:val="003467C0"/>
    <w:rsid w:val="00347669"/>
    <w:rsid w:val="0035340B"/>
    <w:rsid w:val="00361B3C"/>
    <w:rsid w:val="003749FF"/>
    <w:rsid w:val="00376613"/>
    <w:rsid w:val="0039199E"/>
    <w:rsid w:val="00392D22"/>
    <w:rsid w:val="003A1580"/>
    <w:rsid w:val="003A400A"/>
    <w:rsid w:val="003A588B"/>
    <w:rsid w:val="003C0725"/>
    <w:rsid w:val="003C6777"/>
    <w:rsid w:val="003C7DD8"/>
    <w:rsid w:val="003D3528"/>
    <w:rsid w:val="003E29D4"/>
    <w:rsid w:val="003E6127"/>
    <w:rsid w:val="00402D52"/>
    <w:rsid w:val="00404FAD"/>
    <w:rsid w:val="00405B38"/>
    <w:rsid w:val="00413488"/>
    <w:rsid w:val="00421038"/>
    <w:rsid w:val="00423CC5"/>
    <w:rsid w:val="00430DA9"/>
    <w:rsid w:val="00430E95"/>
    <w:rsid w:val="00436C61"/>
    <w:rsid w:val="00444BF2"/>
    <w:rsid w:val="00454A0F"/>
    <w:rsid w:val="00462C87"/>
    <w:rsid w:val="00462D50"/>
    <w:rsid w:val="00465E33"/>
    <w:rsid w:val="0046732F"/>
    <w:rsid w:val="00467F3F"/>
    <w:rsid w:val="00472E9F"/>
    <w:rsid w:val="0048083E"/>
    <w:rsid w:val="004A1F2D"/>
    <w:rsid w:val="004B35F5"/>
    <w:rsid w:val="004B38A3"/>
    <w:rsid w:val="004B3BE2"/>
    <w:rsid w:val="004B558E"/>
    <w:rsid w:val="004B7473"/>
    <w:rsid w:val="004C1CC8"/>
    <w:rsid w:val="004E55D4"/>
    <w:rsid w:val="004F2EDB"/>
    <w:rsid w:val="004F362C"/>
    <w:rsid w:val="004F75DC"/>
    <w:rsid w:val="00501487"/>
    <w:rsid w:val="005022EC"/>
    <w:rsid w:val="005060AF"/>
    <w:rsid w:val="00521A3A"/>
    <w:rsid w:val="005268EA"/>
    <w:rsid w:val="00532CC9"/>
    <w:rsid w:val="00545995"/>
    <w:rsid w:val="00547A6C"/>
    <w:rsid w:val="00553EE0"/>
    <w:rsid w:val="00555DB2"/>
    <w:rsid w:val="0056036C"/>
    <w:rsid w:val="00561AAD"/>
    <w:rsid w:val="00562015"/>
    <w:rsid w:val="005621EB"/>
    <w:rsid w:val="005825EA"/>
    <w:rsid w:val="005848A9"/>
    <w:rsid w:val="00584F90"/>
    <w:rsid w:val="00595605"/>
    <w:rsid w:val="005A465C"/>
    <w:rsid w:val="005B009B"/>
    <w:rsid w:val="005C0C95"/>
    <w:rsid w:val="005D2D17"/>
    <w:rsid w:val="005D5038"/>
    <w:rsid w:val="005D7F2B"/>
    <w:rsid w:val="005E29D4"/>
    <w:rsid w:val="005E563D"/>
    <w:rsid w:val="005F01FD"/>
    <w:rsid w:val="005F0939"/>
    <w:rsid w:val="006203E8"/>
    <w:rsid w:val="006234C1"/>
    <w:rsid w:val="006309E8"/>
    <w:rsid w:val="00636E8D"/>
    <w:rsid w:val="0064240B"/>
    <w:rsid w:val="00654785"/>
    <w:rsid w:val="00657378"/>
    <w:rsid w:val="006576A9"/>
    <w:rsid w:val="00657746"/>
    <w:rsid w:val="0066685A"/>
    <w:rsid w:val="0066714B"/>
    <w:rsid w:val="0066745B"/>
    <w:rsid w:val="006711C0"/>
    <w:rsid w:val="00681A97"/>
    <w:rsid w:val="0068256A"/>
    <w:rsid w:val="00682D7B"/>
    <w:rsid w:val="00683661"/>
    <w:rsid w:val="00691113"/>
    <w:rsid w:val="0069516F"/>
    <w:rsid w:val="00695461"/>
    <w:rsid w:val="006A04F6"/>
    <w:rsid w:val="006A5810"/>
    <w:rsid w:val="006B04B6"/>
    <w:rsid w:val="006B2393"/>
    <w:rsid w:val="006C756E"/>
    <w:rsid w:val="006C76E9"/>
    <w:rsid w:val="006D5A94"/>
    <w:rsid w:val="006E0DBF"/>
    <w:rsid w:val="006E4FFA"/>
    <w:rsid w:val="006E5BB1"/>
    <w:rsid w:val="006F07B5"/>
    <w:rsid w:val="006F1BF3"/>
    <w:rsid w:val="00702543"/>
    <w:rsid w:val="00707129"/>
    <w:rsid w:val="00720355"/>
    <w:rsid w:val="007231D9"/>
    <w:rsid w:val="00724691"/>
    <w:rsid w:val="007355EC"/>
    <w:rsid w:val="007424CF"/>
    <w:rsid w:val="007445ED"/>
    <w:rsid w:val="007529C8"/>
    <w:rsid w:val="007577A0"/>
    <w:rsid w:val="00762DA9"/>
    <w:rsid w:val="00763610"/>
    <w:rsid w:val="00767563"/>
    <w:rsid w:val="00777AAE"/>
    <w:rsid w:val="00777AC2"/>
    <w:rsid w:val="00783704"/>
    <w:rsid w:val="007966EB"/>
    <w:rsid w:val="007A4B74"/>
    <w:rsid w:val="007A6597"/>
    <w:rsid w:val="007B1684"/>
    <w:rsid w:val="007B40B8"/>
    <w:rsid w:val="007B4972"/>
    <w:rsid w:val="007B7F74"/>
    <w:rsid w:val="007C5F4E"/>
    <w:rsid w:val="007C67E0"/>
    <w:rsid w:val="007E0689"/>
    <w:rsid w:val="007E1250"/>
    <w:rsid w:val="007E176F"/>
    <w:rsid w:val="007E4154"/>
    <w:rsid w:val="007F36D2"/>
    <w:rsid w:val="00803F64"/>
    <w:rsid w:val="008130E3"/>
    <w:rsid w:val="008219D8"/>
    <w:rsid w:val="00830CA1"/>
    <w:rsid w:val="008329EA"/>
    <w:rsid w:val="008335FE"/>
    <w:rsid w:val="00834378"/>
    <w:rsid w:val="0084751A"/>
    <w:rsid w:val="008579D8"/>
    <w:rsid w:val="00862938"/>
    <w:rsid w:val="00867000"/>
    <w:rsid w:val="008701B6"/>
    <w:rsid w:val="00870D48"/>
    <w:rsid w:val="008746CB"/>
    <w:rsid w:val="00885387"/>
    <w:rsid w:val="00885B39"/>
    <w:rsid w:val="00894738"/>
    <w:rsid w:val="008A6D40"/>
    <w:rsid w:val="008B0366"/>
    <w:rsid w:val="008B117E"/>
    <w:rsid w:val="008B2F58"/>
    <w:rsid w:val="008B4EA5"/>
    <w:rsid w:val="008C344B"/>
    <w:rsid w:val="008D1CAF"/>
    <w:rsid w:val="008E3B44"/>
    <w:rsid w:val="008E4B51"/>
    <w:rsid w:val="008F0B9C"/>
    <w:rsid w:val="008F11DE"/>
    <w:rsid w:val="008F7BEE"/>
    <w:rsid w:val="00901167"/>
    <w:rsid w:val="00910447"/>
    <w:rsid w:val="00915017"/>
    <w:rsid w:val="00934A4B"/>
    <w:rsid w:val="0093553D"/>
    <w:rsid w:val="00952E41"/>
    <w:rsid w:val="00955DAE"/>
    <w:rsid w:val="00960A0A"/>
    <w:rsid w:val="00962D87"/>
    <w:rsid w:val="00965DD2"/>
    <w:rsid w:val="00970D5E"/>
    <w:rsid w:val="00973AFC"/>
    <w:rsid w:val="00982E2C"/>
    <w:rsid w:val="009862E3"/>
    <w:rsid w:val="00987DEE"/>
    <w:rsid w:val="00991423"/>
    <w:rsid w:val="00994D1D"/>
    <w:rsid w:val="009A6660"/>
    <w:rsid w:val="009B0C4E"/>
    <w:rsid w:val="009B35B8"/>
    <w:rsid w:val="009C26DF"/>
    <w:rsid w:val="009C282C"/>
    <w:rsid w:val="009C586B"/>
    <w:rsid w:val="009C609B"/>
    <w:rsid w:val="009C6F4A"/>
    <w:rsid w:val="009D4505"/>
    <w:rsid w:val="009E1458"/>
    <w:rsid w:val="009F2242"/>
    <w:rsid w:val="009F761D"/>
    <w:rsid w:val="00A03128"/>
    <w:rsid w:val="00A04D7E"/>
    <w:rsid w:val="00A1028F"/>
    <w:rsid w:val="00A3079A"/>
    <w:rsid w:val="00A32B2F"/>
    <w:rsid w:val="00A342DD"/>
    <w:rsid w:val="00A34AFA"/>
    <w:rsid w:val="00A36F9D"/>
    <w:rsid w:val="00A40A4A"/>
    <w:rsid w:val="00A46574"/>
    <w:rsid w:val="00A5451B"/>
    <w:rsid w:val="00A56214"/>
    <w:rsid w:val="00A63A9D"/>
    <w:rsid w:val="00A63BBB"/>
    <w:rsid w:val="00A64845"/>
    <w:rsid w:val="00A8336F"/>
    <w:rsid w:val="00A860E7"/>
    <w:rsid w:val="00A87668"/>
    <w:rsid w:val="00A93171"/>
    <w:rsid w:val="00A94118"/>
    <w:rsid w:val="00A95688"/>
    <w:rsid w:val="00A97B63"/>
    <w:rsid w:val="00AA0371"/>
    <w:rsid w:val="00AA0925"/>
    <w:rsid w:val="00AA3342"/>
    <w:rsid w:val="00AC5CED"/>
    <w:rsid w:val="00AD0DE5"/>
    <w:rsid w:val="00AD5EAE"/>
    <w:rsid w:val="00AD5F82"/>
    <w:rsid w:val="00AD7D33"/>
    <w:rsid w:val="00AE3102"/>
    <w:rsid w:val="00AE3180"/>
    <w:rsid w:val="00AE57C9"/>
    <w:rsid w:val="00AE73E2"/>
    <w:rsid w:val="00AF1E1B"/>
    <w:rsid w:val="00B07BAF"/>
    <w:rsid w:val="00B1023C"/>
    <w:rsid w:val="00B1113C"/>
    <w:rsid w:val="00B204D2"/>
    <w:rsid w:val="00B26486"/>
    <w:rsid w:val="00B2664B"/>
    <w:rsid w:val="00B33A52"/>
    <w:rsid w:val="00B40842"/>
    <w:rsid w:val="00B41BCA"/>
    <w:rsid w:val="00B57671"/>
    <w:rsid w:val="00B57F48"/>
    <w:rsid w:val="00B63B7F"/>
    <w:rsid w:val="00B64313"/>
    <w:rsid w:val="00B7124D"/>
    <w:rsid w:val="00B719AC"/>
    <w:rsid w:val="00B7521A"/>
    <w:rsid w:val="00B75C46"/>
    <w:rsid w:val="00B85825"/>
    <w:rsid w:val="00B90486"/>
    <w:rsid w:val="00BA0D40"/>
    <w:rsid w:val="00BA3BB3"/>
    <w:rsid w:val="00BA754D"/>
    <w:rsid w:val="00BB78DB"/>
    <w:rsid w:val="00BC1B00"/>
    <w:rsid w:val="00BC262C"/>
    <w:rsid w:val="00BC2C7B"/>
    <w:rsid w:val="00BD0820"/>
    <w:rsid w:val="00BD2D89"/>
    <w:rsid w:val="00BD5149"/>
    <w:rsid w:val="00BE3185"/>
    <w:rsid w:val="00BE5031"/>
    <w:rsid w:val="00BF0705"/>
    <w:rsid w:val="00BF732B"/>
    <w:rsid w:val="00C05E2B"/>
    <w:rsid w:val="00C0775E"/>
    <w:rsid w:val="00C1325E"/>
    <w:rsid w:val="00C17DAA"/>
    <w:rsid w:val="00C26F33"/>
    <w:rsid w:val="00C316E8"/>
    <w:rsid w:val="00C36543"/>
    <w:rsid w:val="00C4073E"/>
    <w:rsid w:val="00C4077D"/>
    <w:rsid w:val="00C43BE1"/>
    <w:rsid w:val="00C44BDD"/>
    <w:rsid w:val="00C461CE"/>
    <w:rsid w:val="00C51F28"/>
    <w:rsid w:val="00C526B8"/>
    <w:rsid w:val="00C53F27"/>
    <w:rsid w:val="00C56925"/>
    <w:rsid w:val="00C65A41"/>
    <w:rsid w:val="00C66FA8"/>
    <w:rsid w:val="00C71199"/>
    <w:rsid w:val="00C71289"/>
    <w:rsid w:val="00C722A9"/>
    <w:rsid w:val="00C82BE0"/>
    <w:rsid w:val="00C90791"/>
    <w:rsid w:val="00CA0A12"/>
    <w:rsid w:val="00CC3C45"/>
    <w:rsid w:val="00CD1F22"/>
    <w:rsid w:val="00CE67B6"/>
    <w:rsid w:val="00CE71D9"/>
    <w:rsid w:val="00CF243A"/>
    <w:rsid w:val="00CF7752"/>
    <w:rsid w:val="00D16AC0"/>
    <w:rsid w:val="00D25E3E"/>
    <w:rsid w:val="00D266DF"/>
    <w:rsid w:val="00D3081E"/>
    <w:rsid w:val="00D37CA1"/>
    <w:rsid w:val="00D40B35"/>
    <w:rsid w:val="00D419B7"/>
    <w:rsid w:val="00D517A5"/>
    <w:rsid w:val="00D6222A"/>
    <w:rsid w:val="00D6290B"/>
    <w:rsid w:val="00D6558A"/>
    <w:rsid w:val="00D66A68"/>
    <w:rsid w:val="00D7047B"/>
    <w:rsid w:val="00D757AC"/>
    <w:rsid w:val="00D75CF8"/>
    <w:rsid w:val="00D80111"/>
    <w:rsid w:val="00D8137D"/>
    <w:rsid w:val="00D838C3"/>
    <w:rsid w:val="00D83FA4"/>
    <w:rsid w:val="00D84FBA"/>
    <w:rsid w:val="00D87A77"/>
    <w:rsid w:val="00D94D7B"/>
    <w:rsid w:val="00D97308"/>
    <w:rsid w:val="00DA0D98"/>
    <w:rsid w:val="00DA32E9"/>
    <w:rsid w:val="00DA5672"/>
    <w:rsid w:val="00DA6CF8"/>
    <w:rsid w:val="00DB70E3"/>
    <w:rsid w:val="00DC31A5"/>
    <w:rsid w:val="00DC40CC"/>
    <w:rsid w:val="00DC50BD"/>
    <w:rsid w:val="00DD488A"/>
    <w:rsid w:val="00DE52BC"/>
    <w:rsid w:val="00DF131F"/>
    <w:rsid w:val="00DF6189"/>
    <w:rsid w:val="00DF71BC"/>
    <w:rsid w:val="00E07A79"/>
    <w:rsid w:val="00E11183"/>
    <w:rsid w:val="00E13C80"/>
    <w:rsid w:val="00E15601"/>
    <w:rsid w:val="00E24E4C"/>
    <w:rsid w:val="00E34918"/>
    <w:rsid w:val="00E36C42"/>
    <w:rsid w:val="00E3798D"/>
    <w:rsid w:val="00E41F5F"/>
    <w:rsid w:val="00E66513"/>
    <w:rsid w:val="00E81DC8"/>
    <w:rsid w:val="00E95CD2"/>
    <w:rsid w:val="00E97828"/>
    <w:rsid w:val="00EC0101"/>
    <w:rsid w:val="00EC73DB"/>
    <w:rsid w:val="00EC7DBD"/>
    <w:rsid w:val="00ED152F"/>
    <w:rsid w:val="00ED6729"/>
    <w:rsid w:val="00EE3339"/>
    <w:rsid w:val="00EE5D2B"/>
    <w:rsid w:val="00EF1B61"/>
    <w:rsid w:val="00F26056"/>
    <w:rsid w:val="00F55DD9"/>
    <w:rsid w:val="00F70B01"/>
    <w:rsid w:val="00F973C4"/>
    <w:rsid w:val="00FA20D3"/>
    <w:rsid w:val="00FA22DB"/>
    <w:rsid w:val="00FB0BD1"/>
    <w:rsid w:val="00FB0D01"/>
    <w:rsid w:val="00FD4323"/>
    <w:rsid w:val="00FD4707"/>
    <w:rsid w:val="00FD4B00"/>
    <w:rsid w:val="00FD6A4F"/>
    <w:rsid w:val="00FD74CE"/>
    <w:rsid w:val="00FF040B"/>
    <w:rsid w:val="00FF1F04"/>
    <w:rsid w:val="00FF5078"/>
    <w:rsid w:val="00FF571A"/>
    <w:rsid w:val="00FF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66"/>
    </o:shapedefaults>
    <o:shapelayout v:ext="edit">
      <o:idmap v:ext="edit" data="1"/>
    </o:shapelayout>
  </w:shapeDefaults>
  <w:decimalSymbol w:val="."/>
  <w:listSeparator w:val=","/>
  <w14:docId w14:val="0B338F27"/>
  <w15:chartTrackingRefBased/>
  <w15:docId w15:val="{96095E2C-3758-4327-982A-7178F8B0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99E"/>
    <w:pPr>
      <w:spacing w:line="360" w:lineRule="auto"/>
      <w:jc w:val="both"/>
    </w:pPr>
    <w:rPr>
      <w:rFonts w:ascii="Arial" w:hAnsi="Arial"/>
      <w:szCs w:val="24"/>
      <w:lang w:val="it-IT" w:eastAsia="it-IT"/>
    </w:rPr>
  </w:style>
  <w:style w:type="paragraph" w:styleId="Heading1">
    <w:name w:val="heading 1"/>
    <w:basedOn w:val="Normal"/>
    <w:next w:val="Normal"/>
    <w:uiPriority w:val="9"/>
    <w:qFormat/>
    <w:rsid w:val="002013A3"/>
    <w:pPr>
      <w:keepNext/>
      <w:pageBreakBefore/>
      <w:numPr>
        <w:numId w:val="1"/>
      </w:numPr>
      <w:spacing w:before="120" w:after="360" w:line="220" w:lineRule="exact"/>
      <w:outlineLvl w:val="0"/>
    </w:pPr>
    <w:rPr>
      <w:b/>
      <w:caps/>
      <w:szCs w:val="20"/>
      <w:lang w:val="en-GB"/>
    </w:rPr>
  </w:style>
  <w:style w:type="paragraph" w:styleId="Heading2">
    <w:name w:val="heading 2"/>
    <w:basedOn w:val="Normal"/>
    <w:next w:val="Normal"/>
    <w:link w:val="Heading2Char"/>
    <w:uiPriority w:val="9"/>
    <w:qFormat/>
    <w:rsid w:val="00110133"/>
    <w:pPr>
      <w:keepNext/>
      <w:numPr>
        <w:ilvl w:val="1"/>
        <w:numId w:val="1"/>
      </w:numPr>
      <w:spacing w:before="360" w:after="240" w:line="280" w:lineRule="exact"/>
      <w:outlineLvl w:val="1"/>
    </w:pPr>
    <w:rPr>
      <w:rFonts w:cs="Arial"/>
      <w:b/>
      <w:bCs/>
      <w:iCs/>
      <w:szCs w:val="28"/>
      <w:lang w:val="en-GB"/>
    </w:rPr>
  </w:style>
  <w:style w:type="paragraph" w:styleId="Heading3">
    <w:name w:val="heading 3"/>
    <w:basedOn w:val="Normal"/>
    <w:next w:val="Normal"/>
    <w:autoRedefine/>
    <w:uiPriority w:val="9"/>
    <w:qFormat/>
    <w:rsid w:val="00FA22DB"/>
    <w:pPr>
      <w:keepNext/>
      <w:numPr>
        <w:ilvl w:val="2"/>
        <w:numId w:val="1"/>
      </w:numPr>
      <w:shd w:val="clear" w:color="auto" w:fill="FFFFFF"/>
      <w:spacing w:line="270" w:lineRule="atLeast"/>
      <w:outlineLvl w:val="2"/>
    </w:pPr>
    <w:rPr>
      <w:b/>
      <w:szCs w:val="20"/>
    </w:rPr>
  </w:style>
  <w:style w:type="paragraph" w:styleId="Heading4">
    <w:name w:val="heading 4"/>
    <w:basedOn w:val="Normal"/>
    <w:next w:val="Normal"/>
    <w:uiPriority w:val="9"/>
    <w:qFormat/>
    <w:rsid w:val="00110133"/>
    <w:pPr>
      <w:keepNext/>
      <w:numPr>
        <w:ilvl w:val="3"/>
        <w:numId w:val="1"/>
      </w:numPr>
      <w:spacing w:before="360" w:after="240" w:line="280" w:lineRule="exact"/>
      <w:outlineLvl w:val="3"/>
    </w:pPr>
    <w:rPr>
      <w:b/>
      <w:iCs/>
      <w:szCs w:val="20"/>
    </w:rPr>
  </w:style>
  <w:style w:type="paragraph" w:styleId="Heading5">
    <w:name w:val="heading 5"/>
    <w:basedOn w:val="Normal"/>
    <w:next w:val="Normal"/>
    <w:uiPriority w:val="9"/>
    <w:qFormat/>
    <w:rsid w:val="00110133"/>
    <w:pPr>
      <w:numPr>
        <w:ilvl w:val="4"/>
        <w:numId w:val="1"/>
      </w:numPr>
      <w:spacing w:before="240" w:after="60" w:line="280" w:lineRule="exact"/>
      <w:outlineLvl w:val="4"/>
    </w:pPr>
    <w:rPr>
      <w:b/>
      <w:bCs/>
      <w:iCs/>
      <w:szCs w:val="26"/>
      <w:lang w:val="en-GB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 w:line="280" w:lineRule="exact"/>
      <w:outlineLvl w:val="5"/>
    </w:pPr>
    <w:rPr>
      <w:b/>
      <w:bCs/>
      <w:szCs w:val="22"/>
      <w:lang w:val="en-GB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 w:line="280" w:lineRule="exact"/>
      <w:outlineLvl w:val="6"/>
    </w:pPr>
    <w:rPr>
      <w:lang w:val="en-GB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 w:line="280" w:lineRule="exact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 w:line="280" w:lineRule="exact"/>
      <w:outlineLvl w:val="8"/>
    </w:pPr>
    <w:rPr>
      <w:rFonts w:cs="Arial"/>
      <w:sz w:val="22"/>
      <w:szCs w:val="22"/>
      <w:lang w:val="en-GB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819"/>
        <w:tab w:val="right" w:pos="9638"/>
      </w:tabs>
    </w:pPr>
  </w:style>
  <w:style w:type="paragraph" w:customStyle="1" w:styleId="major">
    <w:name w:val="major"/>
    <w:basedOn w:val="Normal"/>
    <w:rsid w:val="00CD1F22"/>
    <w:pPr>
      <w:tabs>
        <w:tab w:val="left" w:pos="426"/>
      </w:tabs>
      <w:spacing w:line="280" w:lineRule="exact"/>
      <w:ind w:right="4735"/>
    </w:pPr>
    <w:rPr>
      <w:b/>
      <w:caps/>
      <w:szCs w:val="20"/>
      <w:lang w:val="en-GB"/>
    </w:rPr>
  </w:style>
  <w:style w:type="character" w:styleId="PageNumber">
    <w:name w:val="page number"/>
    <w:basedOn w:val="DefaultParagraphFont"/>
  </w:style>
  <w:style w:type="paragraph" w:customStyle="1" w:styleId="Paragrafo">
    <w:name w:val="Paragrafo"/>
    <w:basedOn w:val="Normal"/>
    <w:rsid w:val="00CD1F22"/>
    <w:pPr>
      <w:tabs>
        <w:tab w:val="left" w:pos="426"/>
      </w:tabs>
      <w:spacing w:before="120" w:after="120" w:line="280" w:lineRule="exact"/>
      <w:ind w:left="284"/>
    </w:pPr>
    <w:rPr>
      <w:b/>
      <w:szCs w:val="20"/>
      <w:lang w:val="en-GB"/>
    </w:rPr>
  </w:style>
  <w:style w:type="paragraph" w:styleId="FootnoteText">
    <w:name w:val="footnote text"/>
    <w:basedOn w:val="Normal"/>
    <w:semiHidden/>
    <w:pPr>
      <w:spacing w:line="240" w:lineRule="auto"/>
      <w:ind w:left="284" w:hanging="284"/>
    </w:pPr>
    <w:rPr>
      <w:color w:val="000000"/>
      <w:sz w:val="16"/>
      <w:szCs w:val="20"/>
    </w:rPr>
  </w:style>
  <w:style w:type="character" w:styleId="FootnoteReference">
    <w:name w:val="footnote reference"/>
    <w:semiHidden/>
    <w:rPr>
      <w:rFonts w:ascii="Arial" w:hAnsi="Arial"/>
      <w:position w:val="6"/>
      <w:sz w:val="16"/>
    </w:rPr>
  </w:style>
  <w:style w:type="paragraph" w:styleId="EndnoteText">
    <w:name w:val="endnote text"/>
    <w:basedOn w:val="Normal"/>
    <w:semiHidden/>
    <w:pPr>
      <w:tabs>
        <w:tab w:val="left" w:pos="426"/>
      </w:tabs>
      <w:spacing w:line="280" w:lineRule="exact"/>
    </w:pPr>
    <w:rPr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pPr>
      <w:spacing w:line="280" w:lineRule="exact"/>
      <w:ind w:left="200"/>
    </w:pPr>
    <w:rPr>
      <w:lang w:val="en-GB"/>
    </w:rPr>
  </w:style>
  <w:style w:type="paragraph" w:styleId="TOC3">
    <w:name w:val="toc 3"/>
    <w:basedOn w:val="Normal"/>
    <w:next w:val="Normal"/>
    <w:autoRedefine/>
    <w:uiPriority w:val="39"/>
    <w:pPr>
      <w:tabs>
        <w:tab w:val="right" w:leader="dot" w:pos="9346"/>
      </w:tabs>
      <w:spacing w:line="280" w:lineRule="exact"/>
      <w:ind w:left="400"/>
    </w:pPr>
    <w:rPr>
      <w:iCs/>
      <w:noProof/>
      <w:szCs w:val="20"/>
    </w:rPr>
  </w:style>
  <w:style w:type="paragraph" w:styleId="TOC4">
    <w:name w:val="toc 4"/>
    <w:basedOn w:val="Normal"/>
    <w:next w:val="Normal"/>
    <w:autoRedefine/>
    <w:semiHidden/>
    <w:pPr>
      <w:spacing w:line="280" w:lineRule="exact"/>
      <w:ind w:left="600"/>
    </w:pPr>
    <w:rPr>
      <w:szCs w:val="21"/>
      <w:lang w:val="en-GB"/>
    </w:rPr>
  </w:style>
  <w:style w:type="paragraph" w:styleId="TOC5">
    <w:name w:val="toc 5"/>
    <w:basedOn w:val="Normal"/>
    <w:next w:val="Normal"/>
    <w:autoRedefine/>
    <w:semiHidden/>
    <w:pPr>
      <w:tabs>
        <w:tab w:val="left" w:pos="1680"/>
        <w:tab w:val="right" w:leader="dot" w:pos="9360"/>
      </w:tabs>
      <w:ind w:left="800"/>
    </w:pPr>
    <w:rPr>
      <w:noProof/>
      <w:szCs w:val="21"/>
      <w:lang w:val="en-GB"/>
    </w:rPr>
  </w:style>
  <w:style w:type="character" w:styleId="Hyperlink">
    <w:name w:val="Hyperlink"/>
    <w:uiPriority w:val="99"/>
    <w:rPr>
      <w:rFonts w:ascii="Arial" w:hAnsi="Arial"/>
      <w:b/>
      <w:color w:val="auto"/>
      <w:sz w:val="20"/>
      <w:u w:val="none"/>
    </w:rPr>
  </w:style>
  <w:style w:type="paragraph" w:customStyle="1" w:styleId="Indice">
    <w:name w:val="Indice"/>
    <w:basedOn w:val="Paragrafo"/>
    <w:rsid w:val="00CD1F22"/>
    <w:pPr>
      <w:ind w:right="1247"/>
      <w:jc w:val="center"/>
    </w:pPr>
  </w:style>
  <w:style w:type="paragraph" w:styleId="TableofFigures">
    <w:name w:val="table of figures"/>
    <w:basedOn w:val="Normal"/>
    <w:next w:val="Normal"/>
    <w:semiHidden/>
    <w:pPr>
      <w:spacing w:line="280" w:lineRule="exact"/>
      <w:ind w:left="400" w:hanging="400"/>
    </w:pPr>
    <w:rPr>
      <w:szCs w:val="20"/>
      <w:lang w:val="en-GB"/>
    </w:rPr>
  </w:style>
  <w:style w:type="paragraph" w:customStyle="1" w:styleId="TITOLOCENTRATO">
    <w:name w:val="TITOLO CENTRATO"/>
    <w:basedOn w:val="Normal"/>
    <w:pPr>
      <w:tabs>
        <w:tab w:val="left" w:pos="426"/>
      </w:tabs>
      <w:spacing w:before="600" w:after="720" w:line="280" w:lineRule="exact"/>
      <w:jc w:val="center"/>
    </w:pPr>
    <w:rPr>
      <w:rFonts w:ascii="Verdana" w:hAnsi="Verdana"/>
      <w:b/>
      <w:caps/>
      <w:szCs w:val="20"/>
    </w:rPr>
  </w:style>
  <w:style w:type="paragraph" w:customStyle="1" w:styleId="TAB1">
    <w:name w:val="TAB1"/>
    <w:basedOn w:val="Normal"/>
    <w:pPr>
      <w:numPr>
        <w:numId w:val="2"/>
      </w:numPr>
      <w:tabs>
        <w:tab w:val="left" w:pos="426"/>
      </w:tabs>
      <w:spacing w:line="280" w:lineRule="exact"/>
    </w:pPr>
    <w:rPr>
      <w:szCs w:val="20"/>
      <w:lang w:val="en-GB"/>
    </w:rPr>
  </w:style>
  <w:style w:type="paragraph" w:customStyle="1" w:styleId="TAB2">
    <w:name w:val="TAB2"/>
    <w:basedOn w:val="Normal"/>
    <w:pPr>
      <w:numPr>
        <w:numId w:val="3"/>
      </w:numPr>
      <w:tabs>
        <w:tab w:val="left" w:pos="426"/>
      </w:tabs>
      <w:spacing w:before="20" w:after="40" w:line="280" w:lineRule="exact"/>
    </w:pPr>
    <w:rPr>
      <w:szCs w:val="20"/>
      <w:lang w:val="en-GB"/>
    </w:rPr>
  </w:style>
  <w:style w:type="paragraph" w:customStyle="1" w:styleId="TAB3">
    <w:name w:val="TAB3"/>
    <w:basedOn w:val="Normal"/>
    <w:pPr>
      <w:numPr>
        <w:numId w:val="4"/>
      </w:numPr>
      <w:tabs>
        <w:tab w:val="clear" w:pos="3215"/>
        <w:tab w:val="left" w:pos="426"/>
      </w:tabs>
      <w:spacing w:line="280" w:lineRule="exact"/>
      <w:ind w:left="2155" w:firstLine="0"/>
    </w:pPr>
    <w:rPr>
      <w:szCs w:val="20"/>
      <w:lang w:val="en-GB"/>
    </w:rPr>
  </w:style>
  <w:style w:type="paragraph" w:customStyle="1" w:styleId="Normale2">
    <w:name w:val="Normale2"/>
    <w:basedOn w:val="Normal"/>
    <w:autoRedefine/>
    <w:pPr>
      <w:tabs>
        <w:tab w:val="left" w:pos="426"/>
      </w:tabs>
      <w:spacing w:line="280" w:lineRule="exact"/>
      <w:ind w:left="284"/>
    </w:pPr>
    <w:rPr>
      <w:szCs w:val="20"/>
    </w:rPr>
  </w:style>
  <w:style w:type="paragraph" w:customStyle="1" w:styleId="Stile1">
    <w:name w:val="Stile1"/>
    <w:basedOn w:val="TAB3"/>
    <w:pPr>
      <w:ind w:left="1758"/>
    </w:pPr>
    <w:rPr>
      <w:lang w:val="de-DE"/>
    </w:rPr>
  </w:style>
  <w:style w:type="paragraph" w:customStyle="1" w:styleId="Figura">
    <w:name w:val="Figura"/>
    <w:basedOn w:val="Normal"/>
    <w:next w:val="Normal"/>
    <w:pPr>
      <w:pBdr>
        <w:top w:val="single" w:sz="6" w:space="1" w:color="999999"/>
        <w:bottom w:val="single" w:sz="6" w:space="1" w:color="999999"/>
      </w:pBdr>
      <w:spacing w:before="40" w:after="80"/>
      <w:jc w:val="center"/>
    </w:pPr>
    <w:rPr>
      <w:color w:val="333333"/>
      <w:sz w:val="16"/>
      <w:szCs w:val="20"/>
    </w:rPr>
  </w:style>
  <w:style w:type="paragraph" w:styleId="Caption">
    <w:name w:val="caption"/>
    <w:aliases w:val="figura"/>
    <w:basedOn w:val="Normal"/>
    <w:next w:val="Normal"/>
    <w:qFormat/>
    <w:pPr>
      <w:spacing w:before="120"/>
    </w:pPr>
    <w:rPr>
      <w:color w:val="003366"/>
      <w:sz w:val="16"/>
      <w:szCs w:val="20"/>
    </w:rPr>
  </w:style>
  <w:style w:type="paragraph" w:customStyle="1" w:styleId="Grassettotabella">
    <w:name w:val="Grassetto tabella"/>
    <w:basedOn w:val="Normal"/>
    <w:autoRedefine/>
    <w:pPr>
      <w:tabs>
        <w:tab w:val="left" w:pos="426"/>
      </w:tabs>
      <w:spacing w:line="280" w:lineRule="exact"/>
      <w:jc w:val="center"/>
    </w:pPr>
    <w:rPr>
      <w:rFonts w:ascii="Helvetica" w:hAnsi="Helvetica" w:cs="Arial"/>
      <w:b/>
      <w:bCs/>
      <w:color w:val="003366"/>
      <w:szCs w:val="20"/>
    </w:rPr>
  </w:style>
  <w:style w:type="paragraph" w:customStyle="1" w:styleId="Normaletabella">
    <w:name w:val="Normale tabella"/>
    <w:basedOn w:val="Normal"/>
    <w:pPr>
      <w:tabs>
        <w:tab w:val="left" w:pos="426"/>
      </w:tabs>
      <w:spacing w:after="120" w:line="280" w:lineRule="exact"/>
      <w:ind w:left="284"/>
    </w:pPr>
    <w:rPr>
      <w:rFonts w:cs="Arial"/>
      <w:szCs w:val="20"/>
    </w:rPr>
  </w:style>
  <w:style w:type="paragraph" w:customStyle="1" w:styleId="TitoloLOP">
    <w:name w:val="Titolo LOP"/>
    <w:basedOn w:val="Normal"/>
    <w:autoRedefine/>
    <w:rsid w:val="008335FE"/>
    <w:pPr>
      <w:tabs>
        <w:tab w:val="left" w:pos="426"/>
      </w:tabs>
      <w:spacing w:line="240" w:lineRule="auto"/>
      <w:ind w:left="2041" w:right="624"/>
      <w:jc w:val="center"/>
    </w:pPr>
    <w:rPr>
      <w:b/>
      <w:sz w:val="40"/>
      <w:szCs w:val="20"/>
    </w:rPr>
  </w:style>
  <w:style w:type="paragraph" w:customStyle="1" w:styleId="StileIndiceArial">
    <w:name w:val="Stile Indice + Arial"/>
    <w:basedOn w:val="Indice"/>
    <w:rsid w:val="00962D87"/>
    <w:rPr>
      <w:bCs/>
    </w:rPr>
  </w:style>
  <w:style w:type="paragraph" w:customStyle="1" w:styleId="Pallinolivello1">
    <w:name w:val="Pallino livello 1"/>
    <w:basedOn w:val="Normal"/>
    <w:rsid w:val="009C609B"/>
    <w:pPr>
      <w:numPr>
        <w:numId w:val="5"/>
      </w:numPr>
    </w:pPr>
    <w:rPr>
      <w:szCs w:val="20"/>
      <w:lang w:eastAsia="en-US"/>
    </w:rPr>
  </w:style>
  <w:style w:type="paragraph" w:styleId="BodyText">
    <w:name w:val="Body Text"/>
    <w:basedOn w:val="Normal"/>
    <w:link w:val="BodyTextChar"/>
    <w:rsid w:val="009C609B"/>
    <w:rPr>
      <w:sz w:val="16"/>
      <w:szCs w:val="20"/>
      <w:lang w:eastAsia="en-US"/>
    </w:rPr>
  </w:style>
  <w:style w:type="paragraph" w:styleId="ListBullet">
    <w:name w:val="List Bullet"/>
    <w:basedOn w:val="Normal"/>
    <w:autoRedefine/>
    <w:rsid w:val="009C609B"/>
    <w:pPr>
      <w:numPr>
        <w:numId w:val="6"/>
      </w:numPr>
      <w:spacing w:line="240" w:lineRule="auto"/>
      <w:jc w:val="left"/>
    </w:pPr>
    <w:rPr>
      <w:rFonts w:ascii="Tahoma" w:hAnsi="Tahoma"/>
      <w:szCs w:val="20"/>
      <w:lang w:val="en-GB" w:eastAsia="en-US"/>
    </w:rPr>
  </w:style>
  <w:style w:type="paragraph" w:customStyle="1" w:styleId="Corpo">
    <w:name w:val="Corpo"/>
    <w:basedOn w:val="Normal"/>
    <w:rsid w:val="009C609B"/>
    <w:pPr>
      <w:numPr>
        <w:numId w:val="6"/>
      </w:numPr>
      <w:tabs>
        <w:tab w:val="clear" w:pos="360"/>
      </w:tabs>
      <w:overflowPunct w:val="0"/>
      <w:autoSpaceDE w:val="0"/>
      <w:autoSpaceDN w:val="0"/>
      <w:adjustRightInd w:val="0"/>
      <w:spacing w:after="60" w:line="240" w:lineRule="auto"/>
      <w:ind w:left="1304" w:firstLine="0"/>
      <w:textAlignment w:val="baseline"/>
    </w:pPr>
    <w:rPr>
      <w:szCs w:val="20"/>
    </w:rPr>
  </w:style>
  <w:style w:type="paragraph" w:styleId="Title">
    <w:name w:val="Title"/>
    <w:basedOn w:val="Normal"/>
    <w:next w:val="Normal"/>
    <w:link w:val="TitleChar"/>
    <w:qFormat/>
    <w:rsid w:val="005E563D"/>
    <w:pPr>
      <w:spacing w:before="240" w:after="60"/>
      <w:jc w:val="center"/>
      <w:outlineLvl w:val="0"/>
    </w:pPr>
    <w:rPr>
      <w:rFonts w:ascii="Cambria" w:eastAsia="MS Gothic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5E563D"/>
    <w:rPr>
      <w:rFonts w:ascii="Cambria" w:eastAsia="MS Gothic" w:hAnsi="Cambria" w:cs="Times New Roman"/>
      <w:b/>
      <w:bCs/>
      <w:kern w:val="28"/>
      <w:sz w:val="32"/>
      <w:szCs w:val="32"/>
      <w:lang w:val="it-IT" w:eastAsia="it-IT"/>
    </w:rPr>
  </w:style>
  <w:style w:type="paragraph" w:styleId="BalloonText">
    <w:name w:val="Balloon Text"/>
    <w:basedOn w:val="Normal"/>
    <w:link w:val="BalloonTextChar"/>
    <w:rsid w:val="005E56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5E563D"/>
    <w:rPr>
      <w:rFonts w:ascii="Tahoma" w:hAnsi="Tahoma" w:cs="Tahoma"/>
      <w:sz w:val="16"/>
      <w:szCs w:val="16"/>
      <w:lang w:val="it-IT" w:eastAsia="it-I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2CC9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eastAsia="MS Gothic" w:hAnsi="Cambria"/>
      <w:bCs/>
      <w:caps w:val="0"/>
      <w:color w:val="365F91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532CC9"/>
  </w:style>
  <w:style w:type="character" w:styleId="BookTitle">
    <w:name w:val="Book Title"/>
    <w:uiPriority w:val="33"/>
    <w:qFormat/>
    <w:rsid w:val="00532CC9"/>
    <w:rPr>
      <w:b/>
      <w:bCs/>
      <w:smallCaps/>
      <w:spacing w:val="5"/>
    </w:rPr>
  </w:style>
  <w:style w:type="table" w:styleId="TableList4">
    <w:name w:val="Table List 4"/>
    <w:basedOn w:val="TableNormal"/>
    <w:rsid w:val="00BE3185"/>
    <w:pPr>
      <w:spacing w:line="280" w:lineRule="exact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gt-card-ttl-txt">
    <w:name w:val="gt-card-ttl-txt"/>
    <w:rsid w:val="00197EEC"/>
  </w:style>
  <w:style w:type="paragraph" w:styleId="ListParagraph">
    <w:name w:val="List Paragraph"/>
    <w:basedOn w:val="Normal"/>
    <w:uiPriority w:val="34"/>
    <w:qFormat/>
    <w:rsid w:val="0021081E"/>
    <w:pPr>
      <w:spacing w:line="240" w:lineRule="auto"/>
      <w:ind w:left="720"/>
      <w:jc w:val="left"/>
    </w:pPr>
    <w:rPr>
      <w:rFonts w:ascii="Calibri" w:eastAsia="Calibri" w:hAnsi="Calibri" w:cs="Calibri"/>
      <w:sz w:val="22"/>
      <w:szCs w:val="22"/>
      <w:lang w:eastAsia="en-US"/>
    </w:rPr>
  </w:style>
  <w:style w:type="table" w:styleId="TableGrid">
    <w:name w:val="Table Grid"/>
    <w:basedOn w:val="TableNormal"/>
    <w:rsid w:val="00C365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uiPriority w:val="99"/>
    <w:unhideWhenUsed/>
    <w:rsid w:val="00E3491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qFormat/>
    <w:rsid w:val="00584F90"/>
    <w:rPr>
      <w:b/>
      <w:bCs/>
    </w:rPr>
  </w:style>
  <w:style w:type="character" w:customStyle="1" w:styleId="Heading2Char">
    <w:name w:val="Heading 2 Char"/>
    <w:link w:val="Heading2"/>
    <w:uiPriority w:val="9"/>
    <w:rsid w:val="00C90791"/>
    <w:rPr>
      <w:rFonts w:ascii="Arial" w:hAnsi="Arial" w:cs="Arial"/>
      <w:b/>
      <w:bCs/>
      <w:iCs/>
      <w:szCs w:val="28"/>
      <w:lang w:val="en-GB" w:eastAsia="it-IT"/>
    </w:rPr>
  </w:style>
  <w:style w:type="character" w:customStyle="1" w:styleId="BodyTextChar">
    <w:name w:val="Body Text Char"/>
    <w:link w:val="BodyText"/>
    <w:rsid w:val="004B558E"/>
    <w:rPr>
      <w:rFonts w:ascii="Arial" w:hAnsi="Arial"/>
      <w:sz w:val="16"/>
      <w:lang w:eastAsia="en-US"/>
    </w:rPr>
  </w:style>
  <w:style w:type="character" w:customStyle="1" w:styleId="likelabel">
    <w:name w:val="likelabel"/>
    <w:rsid w:val="00B204D2"/>
  </w:style>
  <w:style w:type="character" w:styleId="CommentReference">
    <w:name w:val="annotation reference"/>
    <w:rsid w:val="00D40B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D40B35"/>
    <w:rPr>
      <w:szCs w:val="20"/>
    </w:rPr>
  </w:style>
  <w:style w:type="character" w:customStyle="1" w:styleId="CommentTextChar">
    <w:name w:val="Comment Text Char"/>
    <w:link w:val="CommentText"/>
    <w:rsid w:val="00D40B35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672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dotted" w:sz="6" w:space="15" w:color="999999"/>
            <w:right w:val="none" w:sz="0" w:space="0" w:color="auto"/>
          </w:divBdr>
          <w:divsChild>
            <w:div w:id="916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357440">
              <w:marLeft w:val="12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dotted" w:sz="6" w:space="15" w:color="999999"/>
            <w:right w:val="none" w:sz="0" w:space="0" w:color="auto"/>
          </w:divBdr>
          <w:divsChild>
            <w:div w:id="1178809354">
              <w:marLeft w:val="12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11/relationships/commentsExtended" Target="commentsExtended.xm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comments" Target="comments.xml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AF27B-FAC5-4EC9-9183-A2D9E4FFE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2260</Words>
  <Characters>12887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Manuale di Installazione - Decoupling Layer</vt:lpstr>
      <vt:lpstr>NTT - VCI Operational Model</vt:lpstr>
    </vt:vector>
  </TitlesOfParts>
  <Company>NTT Data</Company>
  <LinksUpToDate>false</LinksUpToDate>
  <CharactersWithSpaces>15117</CharactersWithSpaces>
  <SharedDoc>false</SharedDoc>
  <HLinks>
    <vt:vector size="102" baseType="variant">
      <vt:variant>
        <vt:i4>1900593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_Toc14352912</vt:lpwstr>
      </vt:variant>
      <vt:variant>
        <vt:i4>1966129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_Toc14352911</vt:lpwstr>
      </vt:variant>
      <vt:variant>
        <vt:i4>2031665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_Toc14352910</vt:lpwstr>
      </vt:variant>
      <vt:variant>
        <vt:i4>1441840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_Toc14352909</vt:lpwstr>
      </vt:variant>
      <vt:variant>
        <vt:i4>1507376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_Toc14352908</vt:lpwstr>
      </vt:variant>
      <vt:variant>
        <vt:i4>1572912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_Toc14352907</vt:lpwstr>
      </vt:variant>
      <vt:variant>
        <vt:i4>1638448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_Toc14352906</vt:lpwstr>
      </vt:variant>
      <vt:variant>
        <vt:i4>1703984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_Toc14352905</vt:lpwstr>
      </vt:variant>
      <vt:variant>
        <vt:i4>1769520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_Toc14352904</vt:lpwstr>
      </vt:variant>
      <vt:variant>
        <vt:i4>1835056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_Toc14352903</vt:lpwstr>
      </vt:variant>
      <vt:variant>
        <vt:i4>1900592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_Toc14352902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_Toc14352901</vt:lpwstr>
      </vt:variant>
      <vt:variant>
        <vt:i4>2031664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_Toc14352900</vt:lpwstr>
      </vt:variant>
      <vt:variant>
        <vt:i4>1507385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_Toc14352899</vt:lpwstr>
      </vt:variant>
      <vt:variant>
        <vt:i4>1441849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_Toc14352898</vt:lpwstr>
      </vt:variant>
      <vt:variant>
        <vt:i4>1638457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_Toc14352897</vt:lpwstr>
      </vt:variant>
      <vt:variant>
        <vt:i4>1572921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_Toc14352896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di Installazione - Decoupling Layer</dc:title>
  <dc:subject/>
  <dc:creator>Giuseppe.Mazzeo@nttdata.com</dc:creator>
  <cp:keywords>1.0.0</cp:keywords>
  <cp:lastModifiedBy>Guo Ouwei</cp:lastModifiedBy>
  <cp:revision>2</cp:revision>
  <cp:lastPrinted>2015-12-16T16:33:00Z</cp:lastPrinted>
  <dcterms:created xsi:type="dcterms:W3CDTF">2019-08-01T08:43:00Z</dcterms:created>
  <dcterms:modified xsi:type="dcterms:W3CDTF">2019-08-01T08:43:00Z</dcterms:modified>
</cp:coreProperties>
</file>